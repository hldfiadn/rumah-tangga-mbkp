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12694B" w:rsidRDefault="005E330D" w14:paraId="5A44728E" w14:textId="77777777">
      <w:pPr>
        <w:pStyle w:val="Standard"/>
        <w:jc w:val="center"/>
        <w:outlineLvl w:val="0"/>
        <w:rPr>
          <w:rFonts w:hint="eastAsia"/>
        </w:rPr>
      </w:pPr>
      <w:r>
        <w:rPr>
          <w:noProof/>
        </w:rPr>
        <w:drawing>
          <wp:inline distT="0" distB="0" distL="0" distR="0" wp14:anchorId="1CC54B1C" wp14:editId="57DF2851">
            <wp:extent cx="1078230" cy="1078230"/>
            <wp:effectExtent l="0" t="0" r="0" b="0"/>
            <wp:docPr id="1"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
                    <pic:cNvPicPr>
                      <a:picLocks noChangeAspect="1" noChangeArrowheads="1"/>
                    </pic:cNvPicPr>
                  </pic:nvPicPr>
                  <pic:blipFill>
                    <a:blip r:embed="rId11"/>
                    <a:stretch>
                      <a:fillRect/>
                    </a:stretch>
                  </pic:blipFill>
                  <pic:spPr bwMode="auto">
                    <a:xfrm>
                      <a:off x="0" y="0"/>
                      <a:ext cx="1078230" cy="1078230"/>
                    </a:xfrm>
                    <a:prstGeom prst="rect">
                      <a:avLst/>
                    </a:prstGeom>
                    <a:noFill/>
                  </pic:spPr>
                </pic:pic>
              </a:graphicData>
            </a:graphic>
          </wp:inline>
        </w:drawing>
      </w:r>
    </w:p>
    <w:p w:rsidR="0012694B" w:rsidRDefault="0012694B" w14:paraId="0EEB89DB" w14:textId="77777777">
      <w:pPr>
        <w:pStyle w:val="Standard"/>
        <w:jc w:val="center"/>
        <w:outlineLvl w:val="0"/>
        <w:rPr>
          <w:rFonts w:ascii="Times New Roman" w:hAnsi="Times New Roman" w:cs="Times New Roman"/>
          <w:lang w:val="en-US"/>
        </w:rPr>
      </w:pPr>
    </w:p>
    <w:p w:rsidR="0012694B" w:rsidRDefault="005E330D" w14:paraId="7D1448FB" w14:textId="7E7CF68E">
      <w:pPr>
        <w:pStyle w:val="Standard"/>
        <w:jc w:val="center"/>
        <w:outlineLvl w:val="0"/>
      </w:pPr>
      <w:r w:rsidRPr="42AAB30D" w:rsidR="12ECE31D">
        <w:rPr>
          <w:rFonts w:ascii="Times New Roman" w:hAnsi="Times New Roman" w:cs="Times New Roman"/>
          <w:b w:val="1"/>
          <w:bCs w:val="1"/>
        </w:rPr>
        <w:t xml:space="preserve">SEMINAR TUGAS AKHIR </w:t>
      </w:r>
    </w:p>
    <w:p w:rsidR="0012694B" w:rsidRDefault="005E330D" w14:paraId="0E40CEC1" w14:textId="77777777">
      <w:pPr>
        <w:pStyle w:val="Standard"/>
        <w:jc w:val="center"/>
        <w:outlineLvl w:val="0"/>
        <w:rPr>
          <w:rFonts w:hint="eastAsia"/>
        </w:rPr>
      </w:pPr>
      <w:r>
        <w:rPr>
          <w:rFonts w:ascii="Times New Roman" w:hAnsi="Times New Roman" w:cs="Times New Roman"/>
          <w:b/>
          <w:bCs/>
        </w:rPr>
        <w:t>PROGRAM STUDI SARJANA ILMU KOMPUTER</w:t>
      </w:r>
    </w:p>
    <w:p w:rsidR="0012694B" w:rsidRDefault="005E330D" w14:paraId="67488878" w14:textId="36B40492">
      <w:pPr>
        <w:pStyle w:val="Standard"/>
        <w:jc w:val="center"/>
        <w:outlineLvl w:val="0"/>
      </w:pPr>
      <w:r w:rsidRPr="42AAB30D" w:rsidR="12ECE31D">
        <w:rPr>
          <w:rFonts w:ascii="Times New Roman" w:hAnsi="Times New Roman" w:cs="Times New Roman"/>
          <w:b w:val="1"/>
          <w:bCs w:val="1"/>
        </w:rPr>
        <w:t>SEKOLAH SAINS DATA, MATEMATIKA, DAN INFORMATIKA</w:t>
      </w:r>
    </w:p>
    <w:p w:rsidR="0012694B" w:rsidRDefault="005E330D" w14:paraId="64A852EF" w14:textId="77777777">
      <w:pPr>
        <w:pStyle w:val="Standard"/>
        <w:jc w:val="center"/>
        <w:outlineLvl w:val="0"/>
        <w:rPr>
          <w:rFonts w:hint="eastAsia"/>
        </w:rPr>
      </w:pPr>
      <w:r>
        <w:rPr>
          <w:rFonts w:ascii="Times New Roman" w:hAnsi="Times New Roman" w:cs="Times New Roman"/>
          <w:b/>
          <w:bCs/>
        </w:rPr>
        <w:t>INSTITUT PERTANIAN BOGOR</w:t>
      </w:r>
    </w:p>
    <w:p w:rsidR="0012694B" w:rsidRDefault="0012694B" w14:paraId="288297E2" w14:textId="77777777">
      <w:pPr>
        <w:pStyle w:val="Standard"/>
        <w:pBdr>
          <w:bottom w:val="double" w:color="000000" w:sz="6" w:space="1"/>
        </w:pBdr>
        <w:jc w:val="center"/>
        <w:outlineLvl w:val="0"/>
        <w:rPr>
          <w:rFonts w:ascii="Times New Roman" w:hAnsi="Times New Roman" w:cs="Times New Roman"/>
        </w:rPr>
      </w:pPr>
    </w:p>
    <w:p w:rsidR="0012694B" w:rsidRDefault="0012694B" w14:paraId="350972A6" w14:textId="77777777">
      <w:pPr>
        <w:pStyle w:val="Standard"/>
        <w:jc w:val="center"/>
        <w:outlineLvl w:val="0"/>
        <w:rPr>
          <w:rFonts w:ascii="Times New Roman" w:hAnsi="Times New Roman" w:cs="Times New Roman"/>
          <w:lang w:val="en-US"/>
        </w:rPr>
      </w:pPr>
    </w:p>
    <w:tbl>
      <w:tblPr>
        <w:tblW w:w="8504" w:type="dxa"/>
        <w:tblInd w:w="55" w:type="dxa"/>
        <w:tblLayout w:type="fixed"/>
        <w:tblCellMar>
          <w:top w:w="55" w:type="dxa"/>
          <w:left w:w="55" w:type="dxa"/>
          <w:bottom w:w="55" w:type="dxa"/>
          <w:right w:w="55" w:type="dxa"/>
        </w:tblCellMar>
        <w:tblLook w:val="04A0" w:firstRow="1" w:lastRow="0" w:firstColumn="1" w:lastColumn="0" w:noHBand="0" w:noVBand="1"/>
      </w:tblPr>
      <w:tblGrid>
        <w:gridCol w:w="2834"/>
        <w:gridCol w:w="224"/>
        <w:gridCol w:w="5446"/>
      </w:tblGrid>
      <w:tr w:rsidR="0012694B" w:rsidTr="42AAB30D" w14:paraId="0D19A46B" w14:textId="77777777">
        <w:tc>
          <w:tcPr>
            <w:tcW w:w="2834" w:type="dxa"/>
            <w:tcMar/>
          </w:tcPr>
          <w:p w:rsidR="0012694B" w:rsidRDefault="005E330D" w14:paraId="468010F6" w14:textId="77777777">
            <w:pPr>
              <w:pStyle w:val="TableContents"/>
              <w:rPr>
                <w:rFonts w:hint="eastAsia"/>
              </w:rPr>
            </w:pPr>
            <w:r>
              <w:rPr>
                <w:rFonts w:ascii="Times New Roman" w:hAnsi="Times New Roman" w:cs="Times New Roman"/>
              </w:rPr>
              <w:t>Nama</w:t>
            </w:r>
          </w:p>
        </w:tc>
        <w:tc>
          <w:tcPr>
            <w:tcW w:w="224" w:type="dxa"/>
            <w:tcMar/>
          </w:tcPr>
          <w:p w:rsidR="0012694B" w:rsidRDefault="005E330D" w14:paraId="3A179239" w14:textId="77777777">
            <w:pPr>
              <w:pStyle w:val="TableContents"/>
              <w:rPr>
                <w:rFonts w:hint="eastAsia"/>
              </w:rPr>
            </w:pPr>
            <w:r>
              <w:rPr>
                <w:rFonts w:ascii="Times New Roman" w:hAnsi="Times New Roman" w:cs="Times New Roman"/>
              </w:rPr>
              <w:t>:</w:t>
            </w:r>
          </w:p>
        </w:tc>
        <w:tc>
          <w:tcPr>
            <w:tcW w:w="5446" w:type="dxa"/>
            <w:tcMar/>
          </w:tcPr>
          <w:p w:rsidR="0012694B" w:rsidRDefault="005E330D" w14:paraId="35515AEA" w14:textId="77777777">
            <w:pPr>
              <w:pStyle w:val="TableContents"/>
              <w:suppressLineNumbers w:val="0"/>
              <w:rPr>
                <w:rFonts w:hint="eastAsia"/>
              </w:rPr>
            </w:pPr>
            <w:r>
              <w:rPr>
                <w:rFonts w:ascii="Times New Roman" w:hAnsi="Times New Roman" w:cs="Times New Roman"/>
              </w:rPr>
              <w:t>Muhammad Fahmi Ihsan</w:t>
            </w:r>
          </w:p>
        </w:tc>
      </w:tr>
      <w:tr w:rsidR="0012694B" w:rsidTr="42AAB30D" w14:paraId="1D6DA321" w14:textId="77777777">
        <w:tc>
          <w:tcPr>
            <w:tcW w:w="2834" w:type="dxa"/>
            <w:tcMar/>
          </w:tcPr>
          <w:p w:rsidR="0012694B" w:rsidRDefault="005E330D" w14:paraId="2BC55572" w14:textId="77777777">
            <w:pPr>
              <w:pStyle w:val="TableContents"/>
              <w:rPr>
                <w:rFonts w:hint="eastAsia"/>
              </w:rPr>
            </w:pPr>
            <w:r>
              <w:rPr>
                <w:rFonts w:ascii="Times New Roman" w:hAnsi="Times New Roman" w:cs="Times New Roman"/>
              </w:rPr>
              <w:t>NIM</w:t>
            </w:r>
          </w:p>
        </w:tc>
        <w:tc>
          <w:tcPr>
            <w:tcW w:w="224" w:type="dxa"/>
            <w:tcMar/>
          </w:tcPr>
          <w:p w:rsidR="0012694B" w:rsidRDefault="005E330D" w14:paraId="4C6BAF36" w14:textId="77777777">
            <w:pPr>
              <w:pStyle w:val="TableContents"/>
              <w:rPr>
                <w:rFonts w:hint="eastAsia"/>
              </w:rPr>
            </w:pPr>
            <w:r>
              <w:rPr>
                <w:rFonts w:ascii="Times New Roman" w:hAnsi="Times New Roman" w:cs="Times New Roman"/>
              </w:rPr>
              <w:t>:</w:t>
            </w:r>
          </w:p>
        </w:tc>
        <w:tc>
          <w:tcPr>
            <w:tcW w:w="5446" w:type="dxa"/>
            <w:tcMar/>
          </w:tcPr>
          <w:p w:rsidR="0012694B" w:rsidRDefault="005E330D" w14:paraId="5A2D7851" w14:textId="77777777">
            <w:pPr>
              <w:pStyle w:val="TableContents"/>
              <w:suppressLineNumbers w:val="0"/>
              <w:rPr>
                <w:rFonts w:hint="eastAsia"/>
              </w:rPr>
            </w:pPr>
            <w:r>
              <w:rPr>
                <w:rFonts w:ascii="Times New Roman" w:hAnsi="Times New Roman" w:cs="Times New Roman"/>
              </w:rPr>
              <w:t>G6401211113</w:t>
            </w:r>
          </w:p>
        </w:tc>
      </w:tr>
      <w:tr w:rsidR="0012694B" w:rsidTr="42AAB30D" w14:paraId="32952A7B" w14:textId="77777777">
        <w:tc>
          <w:tcPr>
            <w:tcW w:w="2834" w:type="dxa"/>
            <w:tcMar/>
          </w:tcPr>
          <w:p w:rsidR="0012694B" w:rsidRDefault="005E330D" w14:paraId="1217EB74" w14:textId="77777777">
            <w:pPr>
              <w:pStyle w:val="TableContents"/>
              <w:rPr>
                <w:rFonts w:hint="eastAsia"/>
              </w:rPr>
            </w:pPr>
            <w:r>
              <w:rPr>
                <w:rFonts w:ascii="Times New Roman" w:hAnsi="Times New Roman" w:cs="Times New Roman"/>
              </w:rPr>
              <w:t>Program Studi</w:t>
            </w:r>
          </w:p>
        </w:tc>
        <w:tc>
          <w:tcPr>
            <w:tcW w:w="224" w:type="dxa"/>
            <w:tcMar/>
          </w:tcPr>
          <w:p w:rsidR="0012694B" w:rsidRDefault="005E330D" w14:paraId="3AB0790A" w14:textId="77777777">
            <w:pPr>
              <w:pStyle w:val="TableContents"/>
              <w:rPr>
                <w:rFonts w:hint="eastAsia"/>
              </w:rPr>
            </w:pPr>
            <w:r>
              <w:rPr>
                <w:rFonts w:ascii="Times New Roman" w:hAnsi="Times New Roman" w:cs="Times New Roman"/>
              </w:rPr>
              <w:t>:</w:t>
            </w:r>
          </w:p>
        </w:tc>
        <w:tc>
          <w:tcPr>
            <w:tcW w:w="5446" w:type="dxa"/>
            <w:tcMar/>
          </w:tcPr>
          <w:p w:rsidR="0012694B" w:rsidRDefault="005E330D" w14:paraId="1F203B71" w14:textId="77777777">
            <w:pPr>
              <w:pStyle w:val="TableContents"/>
              <w:rPr>
                <w:rFonts w:hint="eastAsia"/>
              </w:rPr>
            </w:pPr>
            <w:r>
              <w:rPr>
                <w:rFonts w:ascii="Times New Roman" w:hAnsi="Times New Roman" w:cs="Times New Roman"/>
              </w:rPr>
              <w:t xml:space="preserve">Sarjana Ilmu </w:t>
            </w:r>
            <w:r>
              <w:rPr>
                <w:rFonts w:ascii="Times New Roman" w:hAnsi="Times New Roman" w:cs="Times New Roman"/>
              </w:rPr>
              <w:t>Komputer</w:t>
            </w:r>
          </w:p>
        </w:tc>
      </w:tr>
      <w:tr w:rsidR="0012694B" w:rsidTr="42AAB30D" w14:paraId="21AD14CA" w14:textId="77777777">
        <w:tc>
          <w:tcPr>
            <w:tcW w:w="2834" w:type="dxa"/>
            <w:tcMar/>
          </w:tcPr>
          <w:p w:rsidR="0012694B" w:rsidRDefault="005E330D" w14:paraId="1F8B6EA7" w14:textId="77777777">
            <w:pPr>
              <w:pStyle w:val="TableContents"/>
              <w:rPr>
                <w:rFonts w:hint="eastAsia"/>
              </w:rPr>
            </w:pPr>
            <w:r>
              <w:rPr>
                <w:rFonts w:ascii="Times New Roman" w:hAnsi="Times New Roman" w:cs="Times New Roman"/>
              </w:rPr>
              <w:t>Judul Penelitian</w:t>
            </w:r>
          </w:p>
        </w:tc>
        <w:tc>
          <w:tcPr>
            <w:tcW w:w="224" w:type="dxa"/>
            <w:tcMar/>
          </w:tcPr>
          <w:p w:rsidR="0012694B" w:rsidRDefault="005E330D" w14:paraId="4320B876" w14:textId="77777777">
            <w:pPr>
              <w:pStyle w:val="TableContents"/>
              <w:rPr>
                <w:rFonts w:hint="eastAsia"/>
              </w:rPr>
            </w:pPr>
            <w:r>
              <w:rPr>
                <w:rFonts w:ascii="Times New Roman" w:hAnsi="Times New Roman" w:cs="Times New Roman"/>
              </w:rPr>
              <w:t>:</w:t>
            </w:r>
          </w:p>
        </w:tc>
        <w:tc>
          <w:tcPr>
            <w:tcW w:w="5446" w:type="dxa"/>
            <w:tcMar/>
          </w:tcPr>
          <w:p w:rsidR="0012694B" w:rsidRDefault="005E330D" w14:paraId="59515EC2" w14:textId="77777777">
            <w:pPr>
              <w:pStyle w:val="Textbody"/>
              <w:spacing w:after="0" w:line="240" w:lineRule="auto"/>
              <w:rPr>
                <w:rFonts w:hint="eastAsia"/>
              </w:rPr>
            </w:pPr>
            <w:r>
              <w:rPr>
                <w:rFonts w:ascii="Times New Roman" w:hAnsi="Times New Roman" w:cs="Times New Roman"/>
              </w:rPr>
              <w:t xml:space="preserve">Analisis dan Desain </w:t>
            </w:r>
            <w:r>
              <w:rPr>
                <w:rFonts w:ascii="Times New Roman" w:hAnsi="Times New Roman" w:cs="Times New Roman"/>
                <w:i/>
                <w:iCs/>
              </w:rPr>
              <w:t>Serious Game</w:t>
            </w:r>
            <w:r>
              <w:rPr>
                <w:rFonts w:ascii="Times New Roman" w:hAnsi="Times New Roman" w:cs="Times New Roman"/>
              </w:rPr>
              <w:t xml:space="preserve"> Algoritma dan Pemrograman Berbasis Kurikulum Merdeka untuk Siswa SMA Kelas X</w:t>
            </w:r>
          </w:p>
        </w:tc>
      </w:tr>
      <w:tr w:rsidR="0012694B" w:rsidTr="42AAB30D" w14:paraId="7D4605E7" w14:textId="77777777">
        <w:tc>
          <w:tcPr>
            <w:tcW w:w="2834" w:type="dxa"/>
            <w:tcMar/>
          </w:tcPr>
          <w:p w:rsidR="0012694B" w:rsidRDefault="005E330D" w14:paraId="08035AD5" w14:textId="77777777">
            <w:pPr>
              <w:pStyle w:val="TableContents"/>
              <w:rPr>
                <w:rFonts w:hint="eastAsia"/>
              </w:rPr>
            </w:pPr>
            <w:r>
              <w:rPr>
                <w:rFonts w:ascii="Times New Roman" w:hAnsi="Times New Roman" w:cs="Times New Roman"/>
              </w:rPr>
              <w:t>Pembimbing</w:t>
            </w:r>
          </w:p>
        </w:tc>
        <w:tc>
          <w:tcPr>
            <w:tcW w:w="224" w:type="dxa"/>
            <w:tcMar/>
          </w:tcPr>
          <w:p w:rsidR="0012694B" w:rsidRDefault="005E330D" w14:paraId="03C061DE" w14:textId="77777777">
            <w:pPr>
              <w:pStyle w:val="TableContents"/>
              <w:rPr>
                <w:rFonts w:hint="eastAsia"/>
              </w:rPr>
            </w:pPr>
            <w:r>
              <w:rPr>
                <w:rFonts w:ascii="Times New Roman" w:hAnsi="Times New Roman" w:cs="Times New Roman"/>
              </w:rPr>
              <w:t>:</w:t>
            </w:r>
          </w:p>
        </w:tc>
        <w:tc>
          <w:tcPr>
            <w:tcW w:w="5446" w:type="dxa"/>
            <w:tcMar/>
          </w:tcPr>
          <w:p w:rsidR="0012694B" w:rsidRDefault="005E330D" w14:paraId="067735E1" w14:textId="77777777">
            <w:pPr>
              <w:numPr>
                <w:ilvl w:val="0"/>
                <w:numId w:val="2"/>
              </w:numPr>
              <w:shd w:val="clear" w:color="auto" w:fill="FFFFFF" w:themeFill="background1"/>
              <w:spacing w:beforeAutospacing="1" w:after="0" w:line="240" w:lineRule="auto"/>
              <w:ind w:left="424" w:hanging="425"/>
              <w:jc w:val="left"/>
            </w:pPr>
            <w:r>
              <w:t>Firman Ardiansyah, S.Kom., M.Si.</w:t>
            </w:r>
          </w:p>
          <w:p w:rsidR="0012694B" w:rsidRDefault="005E330D" w14:paraId="265A9D01" w14:textId="77777777">
            <w:pPr>
              <w:pStyle w:val="TableContents"/>
              <w:numPr>
                <w:ilvl w:val="0"/>
                <w:numId w:val="2"/>
              </w:numPr>
              <w:ind w:left="424" w:hanging="425"/>
              <w:rPr>
                <w:rFonts w:hint="eastAsia"/>
              </w:rPr>
            </w:pPr>
            <w:r>
              <w:rPr>
                <w:rFonts w:ascii="Times New Roman" w:hAnsi="Times New Roman" w:cs="Times New Roman"/>
              </w:rPr>
              <w:t>Dr. Toto Haryanto S.Kom., M.Si.</w:t>
            </w:r>
          </w:p>
        </w:tc>
      </w:tr>
      <w:tr w:rsidR="0012694B" w:rsidTr="42AAB30D" w14:paraId="1110D0EC" w14:textId="77777777">
        <w:tc>
          <w:tcPr>
            <w:tcW w:w="2834" w:type="dxa"/>
            <w:tcMar/>
          </w:tcPr>
          <w:p w:rsidR="0012694B" w:rsidRDefault="005E330D" w14:paraId="025D6742" w14:textId="77777777">
            <w:pPr>
              <w:pStyle w:val="TableContents"/>
              <w:rPr>
                <w:rFonts w:hint="eastAsia"/>
              </w:rPr>
            </w:pPr>
            <w:r>
              <w:rPr>
                <w:rFonts w:ascii="Times New Roman" w:hAnsi="Times New Roman" w:cs="Times New Roman"/>
              </w:rPr>
              <w:t>Hari / Tanggal</w:t>
            </w:r>
          </w:p>
        </w:tc>
        <w:tc>
          <w:tcPr>
            <w:tcW w:w="224" w:type="dxa"/>
            <w:tcMar/>
          </w:tcPr>
          <w:p w:rsidR="0012694B" w:rsidRDefault="005E330D" w14:paraId="544EF783" w14:textId="77777777">
            <w:pPr>
              <w:pStyle w:val="TableContents"/>
              <w:rPr>
                <w:rFonts w:hint="eastAsia"/>
              </w:rPr>
            </w:pPr>
            <w:r>
              <w:rPr>
                <w:rFonts w:ascii="Times New Roman" w:hAnsi="Times New Roman" w:cs="Times New Roman"/>
              </w:rPr>
              <w:t>:</w:t>
            </w:r>
          </w:p>
        </w:tc>
        <w:tc>
          <w:tcPr>
            <w:tcW w:w="5446" w:type="dxa"/>
            <w:tcMar/>
          </w:tcPr>
          <w:p w:rsidR="0012694B" w:rsidRDefault="005E330D" w14:paraId="747A40B2" w14:textId="60B4E643">
            <w:pPr>
              <w:pStyle w:val="TableContents"/>
            </w:pPr>
            <w:r w:rsidRPr="42AAB30D" w:rsidR="12ECE31D">
              <w:rPr>
                <w:rFonts w:ascii="Times New Roman" w:hAnsi="Times New Roman" w:cs="Times New Roman"/>
              </w:rPr>
              <w:t xml:space="preserve">Kamis </w:t>
            </w:r>
            <w:r w:rsidRPr="42AAB30D" w:rsidR="79E914A0">
              <w:rPr>
                <w:rFonts w:ascii="Times New Roman" w:hAnsi="Times New Roman" w:cs="Times New Roman"/>
              </w:rPr>
              <w:t xml:space="preserve">/ </w:t>
            </w:r>
            <w:r w:rsidRPr="42AAB30D" w:rsidR="12ECE31D">
              <w:rPr>
                <w:rFonts w:ascii="Times New Roman" w:hAnsi="Times New Roman" w:cs="Times New Roman"/>
              </w:rPr>
              <w:t xml:space="preserve">19 </w:t>
            </w:r>
            <w:r w:rsidRPr="42AAB30D" w:rsidR="79E914A0">
              <w:rPr>
                <w:rFonts w:ascii="Times New Roman" w:hAnsi="Times New Roman" w:cs="Times New Roman"/>
              </w:rPr>
              <w:t>Desember 2024</w:t>
            </w:r>
          </w:p>
        </w:tc>
      </w:tr>
      <w:tr w:rsidR="0012694B" w:rsidTr="42AAB30D" w14:paraId="10D9354F" w14:textId="77777777">
        <w:tc>
          <w:tcPr>
            <w:tcW w:w="2834" w:type="dxa"/>
            <w:tcMar/>
          </w:tcPr>
          <w:p w:rsidR="0012694B" w:rsidRDefault="005E330D" w14:paraId="4D2BA28F" w14:textId="77777777">
            <w:pPr>
              <w:pStyle w:val="TableContents"/>
              <w:rPr>
                <w:rFonts w:hint="eastAsia"/>
              </w:rPr>
            </w:pPr>
            <w:r>
              <w:rPr>
                <w:rFonts w:ascii="Times New Roman" w:hAnsi="Times New Roman" w:cs="Times New Roman"/>
              </w:rPr>
              <w:t>Waktu</w:t>
            </w:r>
          </w:p>
        </w:tc>
        <w:tc>
          <w:tcPr>
            <w:tcW w:w="224" w:type="dxa"/>
            <w:tcMar/>
          </w:tcPr>
          <w:p w:rsidR="0012694B" w:rsidRDefault="005E330D" w14:paraId="1E0823F7" w14:textId="77777777">
            <w:pPr>
              <w:pStyle w:val="TableContents"/>
              <w:rPr>
                <w:rFonts w:hint="eastAsia"/>
              </w:rPr>
            </w:pPr>
            <w:r>
              <w:rPr>
                <w:rFonts w:ascii="Times New Roman" w:hAnsi="Times New Roman" w:cs="Times New Roman"/>
              </w:rPr>
              <w:t>:</w:t>
            </w:r>
          </w:p>
        </w:tc>
        <w:tc>
          <w:tcPr>
            <w:tcW w:w="5446" w:type="dxa"/>
            <w:tcMar/>
          </w:tcPr>
          <w:p w:rsidR="0012694B" w:rsidP="42AAB30D" w:rsidRDefault="005E330D" w14:paraId="3958704E" w14:textId="08BA210F">
            <w:pPr>
              <w:pStyle w:val="TableContents"/>
              <w:rPr>
                <w:rFonts w:ascii="Times New Roman" w:hAnsi="Times New Roman" w:cs="Times New Roman"/>
              </w:rPr>
            </w:pPr>
            <w:r w:rsidRPr="42AAB30D" w:rsidR="79E914A0">
              <w:rPr>
                <w:rFonts w:ascii="Times New Roman" w:hAnsi="Times New Roman" w:cs="Times New Roman"/>
              </w:rPr>
              <w:t>09.00 s/d 09.</w:t>
            </w:r>
            <w:r w:rsidRPr="42AAB30D" w:rsidR="12ECE31D">
              <w:rPr>
                <w:rFonts w:ascii="Times New Roman" w:hAnsi="Times New Roman" w:cs="Times New Roman"/>
              </w:rPr>
              <w:t>50</w:t>
            </w:r>
            <w:r w:rsidRPr="42AAB30D" w:rsidR="79E914A0">
              <w:rPr>
                <w:rFonts w:ascii="Times New Roman" w:hAnsi="Times New Roman" w:cs="Times New Roman"/>
              </w:rPr>
              <w:t xml:space="preserve"> WIB </w:t>
            </w:r>
          </w:p>
        </w:tc>
      </w:tr>
      <w:tr w:rsidR="0012694B" w:rsidTr="42AAB30D" w14:paraId="2D5E3974" w14:textId="77777777">
        <w:tc>
          <w:tcPr>
            <w:tcW w:w="2834" w:type="dxa"/>
            <w:tcMar/>
          </w:tcPr>
          <w:p w:rsidR="0012694B" w:rsidRDefault="005E330D" w14:paraId="77DECA6C" w14:textId="77777777">
            <w:pPr>
              <w:pStyle w:val="TableContents"/>
              <w:rPr>
                <w:rFonts w:hint="eastAsia"/>
              </w:rPr>
            </w:pPr>
            <w:r>
              <w:rPr>
                <w:rFonts w:ascii="Times New Roman" w:hAnsi="Times New Roman" w:cs="Times New Roman"/>
              </w:rPr>
              <w:t>Tempat</w:t>
            </w:r>
          </w:p>
        </w:tc>
        <w:tc>
          <w:tcPr>
            <w:tcW w:w="224" w:type="dxa"/>
            <w:tcMar/>
          </w:tcPr>
          <w:p w:rsidR="0012694B" w:rsidRDefault="005E330D" w14:paraId="39089050" w14:textId="77777777">
            <w:pPr>
              <w:pStyle w:val="TableContents"/>
              <w:rPr>
                <w:rFonts w:hint="eastAsia"/>
              </w:rPr>
            </w:pPr>
            <w:r>
              <w:rPr>
                <w:rFonts w:ascii="Times New Roman" w:hAnsi="Times New Roman" w:cs="Times New Roman"/>
              </w:rPr>
              <w:t>:</w:t>
            </w:r>
          </w:p>
        </w:tc>
        <w:tc>
          <w:tcPr>
            <w:tcW w:w="5446" w:type="dxa"/>
            <w:tcMar/>
          </w:tcPr>
          <w:p w:rsidR="0012694B" w:rsidRDefault="005E330D" w14:paraId="1895294D" w14:textId="77777777">
            <w:pPr>
              <w:pStyle w:val="TableContents"/>
              <w:rPr>
                <w:rFonts w:hint="eastAsia"/>
              </w:rPr>
            </w:pPr>
            <w:r>
              <w:rPr>
                <w:rFonts w:ascii="Times New Roman" w:hAnsi="Times New Roman" w:cs="Times New Roman"/>
              </w:rPr>
              <w:t>RKU 2.01</w:t>
            </w:r>
          </w:p>
        </w:tc>
      </w:tr>
      <w:tr w:rsidR="0012694B" w:rsidTr="42AAB30D" w14:paraId="494EA985" w14:textId="77777777">
        <w:tc>
          <w:tcPr>
            <w:tcW w:w="2834" w:type="dxa"/>
            <w:tcMar/>
          </w:tcPr>
          <w:p w:rsidR="0012694B" w:rsidRDefault="005E330D" w14:paraId="12CEDFC0" w14:textId="77777777">
            <w:pPr>
              <w:pStyle w:val="TableContents"/>
              <w:rPr>
                <w:rFonts w:hint="eastAsia"/>
              </w:rPr>
            </w:pPr>
            <w:r>
              <w:rPr>
                <w:rFonts w:ascii="Times New Roman" w:hAnsi="Times New Roman" w:cs="Times New Roman"/>
              </w:rPr>
              <w:t>Pembahas</w:t>
            </w:r>
          </w:p>
        </w:tc>
        <w:tc>
          <w:tcPr>
            <w:tcW w:w="224" w:type="dxa"/>
            <w:tcMar/>
          </w:tcPr>
          <w:p w:rsidR="0012694B" w:rsidRDefault="005E330D" w14:paraId="256A7C9A" w14:textId="77777777">
            <w:pPr>
              <w:pStyle w:val="TableContents"/>
              <w:rPr>
                <w:rFonts w:hint="eastAsia"/>
              </w:rPr>
            </w:pPr>
            <w:r>
              <w:rPr>
                <w:rFonts w:ascii="Times New Roman" w:hAnsi="Times New Roman" w:cs="Times New Roman"/>
              </w:rPr>
              <w:t>:</w:t>
            </w:r>
          </w:p>
        </w:tc>
        <w:tc>
          <w:tcPr>
            <w:tcW w:w="5446" w:type="dxa"/>
            <w:tcMar/>
          </w:tcPr>
          <w:p w:rsidR="0012694B" w:rsidRDefault="005E330D" w14:paraId="013AEE1A" w14:textId="77777777">
            <w:pPr>
              <w:pStyle w:val="TableContents"/>
              <w:numPr>
                <w:ilvl w:val="0"/>
                <w:numId w:val="4"/>
              </w:numPr>
              <w:suppressLineNumbers w:val="0"/>
              <w:ind w:left="0"/>
              <w:rPr>
                <w:rFonts w:ascii="Times New Roman" w:hAnsi="Times New Roman" w:cs="Times New Roman"/>
              </w:rPr>
            </w:pPr>
            <w:r>
              <w:rPr>
                <w:rFonts w:ascii="Times New Roman" w:hAnsi="Times New Roman" w:cs="Times New Roman"/>
              </w:rPr>
              <w:t>-</w:t>
            </w:r>
          </w:p>
          <w:p w:rsidR="0012694B" w:rsidRDefault="005E330D" w14:paraId="4CCCF9DE" w14:textId="77777777">
            <w:pPr>
              <w:pStyle w:val="TableContents"/>
              <w:numPr>
                <w:ilvl w:val="0"/>
                <w:numId w:val="4"/>
              </w:numPr>
              <w:suppressLineNumbers w:val="0"/>
              <w:ind w:left="0"/>
              <w:rPr>
                <w:rFonts w:ascii="Times New Roman" w:hAnsi="Times New Roman" w:cs="Times New Roman"/>
              </w:rPr>
            </w:pPr>
            <w:r>
              <w:rPr>
                <w:rFonts w:ascii="Times New Roman" w:hAnsi="Times New Roman" w:cs="Times New Roman"/>
              </w:rPr>
              <w:t>-</w:t>
            </w:r>
          </w:p>
          <w:p w:rsidR="0012694B" w:rsidRDefault="005E330D" w14:paraId="6E9A89BF" w14:textId="77777777">
            <w:pPr>
              <w:pStyle w:val="TableContents"/>
              <w:numPr>
                <w:ilvl w:val="0"/>
                <w:numId w:val="4"/>
              </w:numPr>
              <w:suppressLineNumbers w:val="0"/>
              <w:ind w:left="0"/>
              <w:rPr>
                <w:rFonts w:ascii="Times New Roman" w:hAnsi="Times New Roman" w:cs="Times New Roman"/>
              </w:rPr>
            </w:pPr>
            <w:r>
              <w:rPr>
                <w:rFonts w:ascii="Times New Roman" w:hAnsi="Times New Roman" w:cs="Times New Roman"/>
              </w:rPr>
              <w:t>-</w:t>
            </w:r>
          </w:p>
          <w:p w:rsidR="0012694B" w:rsidRDefault="0012694B" w14:paraId="39A3505C" w14:textId="77777777">
            <w:pPr>
              <w:pStyle w:val="TableContents"/>
              <w:ind w:left="720"/>
              <w:rPr>
                <w:rFonts w:ascii="Times New Roman" w:hAnsi="Times New Roman" w:cs="Times New Roman"/>
                <w:lang w:val="en-ID"/>
              </w:rPr>
            </w:pPr>
          </w:p>
        </w:tc>
      </w:tr>
    </w:tbl>
    <w:p w:rsidR="0012694B" w:rsidRDefault="0012694B" w14:paraId="69CA33D2" w14:textId="77777777">
      <w:pPr>
        <w:pBdr>
          <w:bottom w:val="double" w:color="000000" w:sz="6" w:space="1"/>
        </w:pBdr>
        <w:spacing w:after="0" w:line="240" w:lineRule="auto"/>
      </w:pPr>
    </w:p>
    <w:p w:rsidR="00872298" w:rsidRDefault="005E330D" w14:paraId="551E7921" w14:textId="77777777">
      <w:pPr>
        <w:spacing w:after="173" w:line="240" w:lineRule="auto"/>
        <w:ind w:left="0" w:right="2900" w:firstLine="0"/>
        <w:sectPr w:rsidR="00872298">
          <w:headerReference w:type="even" r:id="rId12"/>
          <w:headerReference w:type="default" r:id="rId13"/>
          <w:headerReference w:type="first" r:id="rId14"/>
          <w:pgSz w:w="11906" w:h="16838" w:orient="portrait"/>
          <w:pgMar w:top="1701" w:right="1701" w:bottom="1701" w:left="2268" w:header="720" w:footer="0" w:gutter="0"/>
          <w:pgNumType w:start="1"/>
          <w:cols w:space="720"/>
          <w:formProt w:val="0"/>
          <w:titlePg/>
          <w:docGrid w:linePitch="326"/>
        </w:sectPr>
      </w:pPr>
      <w:r>
        <w:tab/>
      </w:r>
    </w:p>
    <w:p w:rsidR="0012694B" w:rsidRDefault="0012694B" w14:paraId="0D32FDB2" w14:textId="77777777">
      <w:pPr>
        <w:spacing w:after="173" w:line="240" w:lineRule="auto"/>
        <w:ind w:left="0" w:right="2900" w:firstLine="0"/>
        <w:sectPr w:rsidR="0012694B" w:rsidSect="00872298">
          <w:type w:val="continuous"/>
          <w:pgSz w:w="11906" w:h="16838" w:orient="portrait"/>
          <w:pgMar w:top="1701" w:right="1701" w:bottom="1701" w:left="2268" w:header="720" w:footer="0" w:gutter="0"/>
          <w:pgNumType w:start="1"/>
          <w:cols w:space="720"/>
          <w:formProt w:val="0"/>
          <w:titlePg/>
          <w:docGrid w:linePitch="326"/>
        </w:sectPr>
      </w:pPr>
    </w:p>
    <w:p w:rsidR="0012694B" w:rsidRDefault="005E330D" w14:paraId="783B598C" w14:textId="77777777">
      <w:pPr>
        <w:spacing w:after="4" w:line="240" w:lineRule="auto"/>
        <w:ind w:left="10" w:right="-15"/>
        <w:jc w:val="center"/>
      </w:pPr>
      <w:r>
        <w:rPr>
          <w:b/>
          <w:bCs/>
        </w:rPr>
        <w:t xml:space="preserve">ANALISIS DAN DESAIN </w:t>
      </w:r>
      <w:r>
        <w:rPr>
          <w:b/>
          <w:bCs/>
          <w:i/>
          <w:iCs/>
        </w:rPr>
        <w:t>SERIOUS GAME</w:t>
      </w:r>
      <w:r>
        <w:rPr>
          <w:b/>
          <w:bCs/>
        </w:rPr>
        <w:t xml:space="preserve"> ALGORITMA DAN</w:t>
      </w:r>
    </w:p>
    <w:p w:rsidR="0012694B" w:rsidRDefault="005E330D" w14:paraId="17E73F6E" w14:textId="77777777">
      <w:pPr>
        <w:spacing w:after="4" w:line="240" w:lineRule="auto"/>
        <w:ind w:left="10" w:right="-15"/>
        <w:jc w:val="center"/>
      </w:pPr>
      <w:r>
        <w:rPr>
          <w:b/>
          <w:bCs/>
        </w:rPr>
        <w:t>PEMROGRAMAN BERBASIS KURIKULUM MERDEKA</w:t>
      </w:r>
    </w:p>
    <w:p w:rsidR="0012694B" w:rsidRDefault="005E330D" w14:paraId="1D792446" w14:textId="77777777">
      <w:pPr>
        <w:spacing w:after="4" w:line="240" w:lineRule="auto"/>
        <w:ind w:left="10" w:right="-15"/>
        <w:jc w:val="center"/>
      </w:pPr>
      <w:r>
        <w:rPr>
          <w:b/>
          <w:bCs/>
        </w:rPr>
        <w:t>UNTUK SISWA SMA KELAS X</w:t>
      </w:r>
    </w:p>
    <w:p w:rsidR="0012694B" w:rsidRDefault="0012694B" w14:paraId="4B714594" w14:textId="77777777">
      <w:pPr>
        <w:spacing w:after="4" w:line="240" w:lineRule="auto"/>
        <w:ind w:left="10" w:right="-15"/>
        <w:jc w:val="center"/>
        <w:rPr>
          <w:b/>
          <w:bCs/>
          <w:sz w:val="28"/>
          <w:szCs w:val="28"/>
        </w:rPr>
      </w:pPr>
    </w:p>
    <w:p w:rsidR="0012694B" w:rsidRDefault="005E330D" w14:paraId="538728CA" w14:textId="77777777">
      <w:pPr>
        <w:spacing w:after="4" w:line="240" w:lineRule="auto"/>
        <w:ind w:left="10" w:right="-15"/>
        <w:jc w:val="center"/>
      </w:pPr>
      <w:r>
        <w:t>Muhammad Fahmi Ihsan</w:t>
      </w:r>
      <w:r>
        <w:rPr>
          <w:vertAlign w:val="superscript"/>
        </w:rPr>
        <w:t>1</w:t>
      </w:r>
      <w:r>
        <w:t>, Firman Ardiansyah</w:t>
      </w:r>
      <w:r>
        <w:rPr>
          <w:vertAlign w:val="superscript"/>
        </w:rPr>
        <w:t>2</w:t>
      </w:r>
      <w:r>
        <w:t>, Toto Haryanto</w:t>
      </w:r>
      <w:r>
        <w:rPr>
          <w:vertAlign w:val="superscript"/>
        </w:rPr>
        <w:t xml:space="preserve">3 </w:t>
      </w:r>
    </w:p>
    <w:p w:rsidRPr="00320946" w:rsidR="0012694B" w:rsidRDefault="005E330D" w14:paraId="0334A80D" w14:textId="77777777">
      <w:pPr>
        <w:spacing w:after="4" w:line="240" w:lineRule="auto"/>
        <w:ind w:left="10" w:right="-15"/>
        <w:jc w:val="center"/>
        <w:rPr>
          <w:sz w:val="20"/>
          <w:szCs w:val="20"/>
          <w:rPrChange w:author="" w16du:dateUtc="2025-07-14T23:22:00Z" w:id="1583316424">
            <w:rPr/>
          </w:rPrChange>
        </w:rPr>
      </w:pPr>
      <w:r w:rsidRPr="42AAB30D" w:rsidR="79E914A0">
        <w:rPr>
          <w:sz w:val="20"/>
          <w:szCs w:val="20"/>
          <w:vertAlign w:val="superscript"/>
        </w:rPr>
        <w:t>1</w:t>
      </w:r>
      <w:r w:rsidRPr="42AAB30D" w:rsidR="79E914A0">
        <w:rPr>
          <w:sz w:val="20"/>
          <w:szCs w:val="20"/>
        </w:rPr>
        <w:t xml:space="preserve">Mahasiswa Sarjana Program Studi Ilmu Komputer, IPB </w:t>
      </w:r>
    </w:p>
    <w:p w:rsidRPr="00320946" w:rsidR="0012694B" w:rsidRDefault="005E330D" w14:paraId="161FA5F6" w14:textId="77777777">
      <w:pPr>
        <w:spacing w:line="240" w:lineRule="auto"/>
        <w:ind w:left="-47" w:right="-57"/>
        <w:jc w:val="center"/>
        <w:rPr>
          <w:sz w:val="20"/>
          <w:szCs w:val="20"/>
          <w:rPrChange w:author="" w16du:dateUtc="2025-07-14T23:22:00Z" w:id="1904733096">
            <w:rPr/>
          </w:rPrChange>
        </w:rPr>
      </w:pPr>
      <w:r w:rsidRPr="42AAB30D" w:rsidR="79E914A0">
        <w:rPr>
          <w:sz w:val="20"/>
          <w:szCs w:val="20"/>
          <w:vertAlign w:val="superscript"/>
        </w:rPr>
        <w:t>2</w:t>
      </w:r>
      <w:r w:rsidRPr="42AAB30D" w:rsidR="79E914A0">
        <w:rPr>
          <w:sz w:val="20"/>
          <w:szCs w:val="20"/>
        </w:rPr>
        <w:t>Pembimbing 1, staf pengajar Departemen Ilmu Komputer IPB</w:t>
      </w:r>
    </w:p>
    <w:p w:rsidRPr="00320946" w:rsidR="0012694B" w:rsidRDefault="005E330D" w14:paraId="572E7A6D" w14:textId="77777777">
      <w:pPr>
        <w:spacing w:after="244" w:line="240" w:lineRule="auto"/>
        <w:jc w:val="center"/>
        <w:rPr>
          <w:sz w:val="20"/>
          <w:szCs w:val="20"/>
          <w:rPrChange w:author="" w16du:dateUtc="2025-07-14T23:22:00Z" w:id="1693410240">
            <w:rPr/>
          </w:rPrChange>
        </w:rPr>
      </w:pPr>
      <w:r w:rsidRPr="42AAB30D" w:rsidR="79E914A0">
        <w:rPr>
          <w:sz w:val="20"/>
          <w:szCs w:val="20"/>
          <w:vertAlign w:val="superscript"/>
        </w:rPr>
        <w:t>3</w:t>
      </w:r>
      <w:r w:rsidRPr="42AAB30D" w:rsidR="79E914A0">
        <w:rPr>
          <w:sz w:val="20"/>
          <w:szCs w:val="20"/>
        </w:rPr>
        <w:t>Pembimbing 2, staf pengajar Departemen Ilmu Komputer IPB</w:t>
      </w:r>
    </w:p>
    <w:p w:rsidR="0012694B" w:rsidP="42AAB30D" w:rsidRDefault="0012694B" w14:paraId="15947C98" w14:textId="76C785BB">
      <w:pPr>
        <w:pStyle w:val="Heading2"/>
      </w:pPr>
      <w:r w:rsidR="79E914A0">
        <w:rPr/>
        <w:t>Abstrak</w:t>
      </w:r>
      <w:r w:rsidR="79E914A0">
        <w:rPr/>
        <w:t xml:space="preserve"> </w:t>
      </w:r>
    </w:p>
    <w:p w:rsidR="0012694B" w:rsidP="42AAB30D" w:rsidRDefault="0012694B" w14:paraId="4EDB1CC2" w14:textId="1DB8B080">
      <w:pPr>
        <w:pStyle w:val="Paragraf"/>
        <w:ind w:left="-10" w:firstLine="577"/>
      </w:pPr>
      <w:r w:rsidRPr="42AAB30D" w:rsidR="79E914A0">
        <w:rPr>
          <w:rFonts w:eastAsia="Times New Roman" w:cs="Times New Roman"/>
        </w:rPr>
        <w:t xml:space="preserve">Kurikulum Merdeka menetapkan Informatika sebagai mata pelajaran wajib dengan algoritma dan pemrograman sebagai elemen kuncinya. Namun, siswa SMA sering menghadapi kesulitan dalam memahami konsep algoritma akibat kurangnya media pembelajaran interaktif, fokus yang berlebihan pada kesalahan sintaksis, dan terbatasnya pemanfaatan teknologi oleh guru. </w:t>
      </w:r>
      <w:r w:rsidRPr="42AAB30D" w:rsidR="79E914A0">
        <w:rPr>
          <w:rFonts w:eastAsia="Times New Roman" w:cs="Times New Roman"/>
          <w:i w:val="1"/>
          <w:iCs w:val="1"/>
        </w:rPr>
        <w:t>Serious</w:t>
      </w:r>
      <w:r w:rsidRPr="42AAB30D" w:rsidR="79E914A0">
        <w:rPr>
          <w:rFonts w:eastAsia="Times New Roman" w:cs="Times New Roman"/>
          <w:i w:val="1"/>
          <w:iCs w:val="1"/>
        </w:rPr>
        <w:t xml:space="preserve"> </w:t>
      </w:r>
      <w:r w:rsidRPr="42AAB30D" w:rsidR="79E914A0">
        <w:rPr>
          <w:rFonts w:eastAsia="Times New Roman" w:cs="Times New Roman"/>
          <w:i w:val="1"/>
          <w:iCs w:val="1"/>
        </w:rPr>
        <w:t>game</w:t>
      </w:r>
      <w:r w:rsidRPr="42AAB30D" w:rsidR="79E914A0">
        <w:rPr>
          <w:rFonts w:eastAsia="Times New Roman" w:cs="Times New Roman"/>
        </w:rPr>
        <w:t xml:space="preserve"> menawarkan solusi melalui pendekatan pembelajaran yang interaktif dan mendalam, tetapi implementasi penelitian terdahulu pada materi algoritma dan pemrograman yang sesuai dengan Kurikulum Merdeka masih minim. Penelitian ini bertujuan merancang </w:t>
      </w:r>
      <w:r w:rsidRPr="42AAB30D" w:rsidR="79E914A0">
        <w:rPr>
          <w:rFonts w:eastAsia="Times New Roman" w:cs="Times New Roman"/>
          <w:i w:val="1"/>
          <w:iCs w:val="1"/>
        </w:rPr>
        <w:t>serious</w:t>
      </w:r>
      <w:r w:rsidRPr="42AAB30D" w:rsidR="79E914A0">
        <w:rPr>
          <w:rFonts w:eastAsia="Times New Roman" w:cs="Times New Roman"/>
          <w:i w:val="1"/>
          <w:iCs w:val="1"/>
        </w:rPr>
        <w:t xml:space="preserve"> </w:t>
      </w:r>
      <w:r w:rsidRPr="42AAB30D" w:rsidR="79E914A0">
        <w:rPr>
          <w:rFonts w:eastAsia="Times New Roman" w:cs="Times New Roman"/>
          <w:i w:val="1"/>
          <w:iCs w:val="1"/>
        </w:rPr>
        <w:t>game</w:t>
      </w:r>
      <w:r w:rsidRPr="42AAB30D" w:rsidR="79E914A0">
        <w:rPr>
          <w:rFonts w:eastAsia="Times New Roman" w:cs="Times New Roman"/>
        </w:rPr>
        <w:t xml:space="preserve"> berbasis Kurikulum Merdeka untuk siswa kelas X menggunakan </w:t>
      </w:r>
      <w:r w:rsidRPr="42AAB30D" w:rsidR="79E914A0">
        <w:rPr>
          <w:rFonts w:eastAsia="Times New Roman" w:cs="Times New Roman"/>
          <w:i w:val="1"/>
          <w:iCs w:val="1"/>
        </w:rPr>
        <w:t>Serious</w:t>
      </w:r>
      <w:r w:rsidRPr="42AAB30D" w:rsidR="79E914A0">
        <w:rPr>
          <w:rFonts w:eastAsia="Times New Roman" w:cs="Times New Roman"/>
          <w:i w:val="1"/>
          <w:iCs w:val="1"/>
        </w:rPr>
        <w:t xml:space="preserve"> </w:t>
      </w:r>
      <w:r w:rsidRPr="42AAB30D" w:rsidR="79E914A0">
        <w:rPr>
          <w:rFonts w:eastAsia="Times New Roman" w:cs="Times New Roman"/>
          <w:i w:val="1"/>
          <w:iCs w:val="1"/>
        </w:rPr>
        <w:t>Game</w:t>
      </w:r>
      <w:r w:rsidRPr="42AAB30D" w:rsidR="79E914A0">
        <w:rPr>
          <w:rFonts w:eastAsia="Times New Roman" w:cs="Times New Roman"/>
          <w:i w:val="1"/>
          <w:iCs w:val="1"/>
        </w:rPr>
        <w:t xml:space="preserve"> </w:t>
      </w:r>
      <w:r w:rsidRPr="42AAB30D" w:rsidR="79E914A0">
        <w:rPr>
          <w:rFonts w:eastAsia="Times New Roman" w:cs="Times New Roman"/>
          <w:i w:val="1"/>
          <w:iCs w:val="1"/>
        </w:rPr>
        <w:t>Development Model</w:t>
      </w:r>
      <w:r w:rsidRPr="42AAB30D" w:rsidR="79E914A0">
        <w:rPr>
          <w:rFonts w:eastAsia="Times New Roman" w:cs="Times New Roman"/>
        </w:rPr>
        <w:t xml:space="preserve">, dengan fokus pada analisis dan produksi. Tahap analisis melibatkan evaluasi tiga </w:t>
      </w:r>
      <w:r w:rsidRPr="42AAB30D" w:rsidR="79E914A0">
        <w:rPr>
          <w:rFonts w:eastAsia="Times New Roman" w:cs="Times New Roman"/>
          <w:i w:val="1"/>
          <w:iCs w:val="1"/>
        </w:rPr>
        <w:t>serious</w:t>
      </w:r>
      <w:r w:rsidRPr="42AAB30D" w:rsidR="79E914A0">
        <w:rPr>
          <w:rFonts w:eastAsia="Times New Roman" w:cs="Times New Roman"/>
          <w:i w:val="1"/>
          <w:iCs w:val="1"/>
        </w:rPr>
        <w:t xml:space="preserve"> </w:t>
      </w:r>
      <w:r w:rsidRPr="42AAB30D" w:rsidR="79E914A0">
        <w:rPr>
          <w:rFonts w:eastAsia="Times New Roman" w:cs="Times New Roman"/>
          <w:i w:val="1"/>
          <w:iCs w:val="1"/>
        </w:rPr>
        <w:t>game</w:t>
      </w:r>
      <w:r w:rsidRPr="42AAB30D" w:rsidR="79E914A0">
        <w:rPr>
          <w:rFonts w:eastAsia="Times New Roman" w:cs="Times New Roman"/>
        </w:rPr>
        <w:t xml:space="preserve"> serupa menggunakan kerangka </w:t>
      </w:r>
      <w:r w:rsidRPr="42AAB30D" w:rsidR="79E914A0">
        <w:rPr>
          <w:rFonts w:eastAsia="Times New Roman" w:cs="Times New Roman"/>
          <w:i w:val="1"/>
          <w:iCs w:val="1"/>
        </w:rPr>
        <w:t>Learning</w:t>
      </w:r>
      <w:r w:rsidRPr="42AAB30D" w:rsidR="79E914A0">
        <w:rPr>
          <w:rFonts w:eastAsia="Times New Roman" w:cs="Times New Roman"/>
          <w:i w:val="1"/>
          <w:iCs w:val="1"/>
        </w:rPr>
        <w:t xml:space="preserve"> </w:t>
      </w:r>
      <w:r w:rsidRPr="42AAB30D" w:rsidR="79E914A0">
        <w:rPr>
          <w:rFonts w:eastAsia="Times New Roman" w:cs="Times New Roman"/>
          <w:i w:val="1"/>
          <w:iCs w:val="1"/>
        </w:rPr>
        <w:t>Mechanics-Game</w:t>
      </w:r>
      <w:r w:rsidRPr="42AAB30D" w:rsidR="79E914A0">
        <w:rPr>
          <w:rFonts w:eastAsia="Times New Roman" w:cs="Times New Roman"/>
          <w:i w:val="1"/>
          <w:iCs w:val="1"/>
        </w:rPr>
        <w:t xml:space="preserve"> </w:t>
      </w:r>
      <w:r w:rsidRPr="42AAB30D" w:rsidR="79E914A0">
        <w:rPr>
          <w:rFonts w:eastAsia="Times New Roman" w:cs="Times New Roman"/>
          <w:i w:val="1"/>
          <w:iCs w:val="1"/>
        </w:rPr>
        <w:t>Mechanics</w:t>
      </w:r>
      <w:r w:rsidRPr="42AAB30D" w:rsidR="79E914A0">
        <w:rPr>
          <w:rFonts w:eastAsia="Times New Roman" w:cs="Times New Roman"/>
        </w:rPr>
        <w:t xml:space="preserve">, sedangkan tahap produksi menggunakan kerangka </w:t>
      </w:r>
      <w:r w:rsidRPr="42AAB30D" w:rsidR="79E914A0">
        <w:rPr>
          <w:rFonts w:eastAsia="Times New Roman" w:cs="Times New Roman"/>
          <w:i w:val="1"/>
          <w:iCs w:val="1"/>
        </w:rPr>
        <w:t xml:space="preserve">Art </w:t>
      </w:r>
      <w:r w:rsidRPr="42AAB30D" w:rsidR="79E914A0">
        <w:rPr>
          <w:rFonts w:eastAsia="Times New Roman" w:cs="Times New Roman"/>
          <w:i w:val="1"/>
          <w:iCs w:val="1"/>
        </w:rPr>
        <w:t>of</w:t>
      </w:r>
      <w:r w:rsidRPr="42AAB30D" w:rsidR="79E914A0">
        <w:rPr>
          <w:rFonts w:eastAsia="Times New Roman" w:cs="Times New Roman"/>
          <w:i w:val="1"/>
          <w:iCs w:val="1"/>
        </w:rPr>
        <w:t xml:space="preserve"> </w:t>
      </w:r>
      <w:r w:rsidRPr="42AAB30D" w:rsidR="79E914A0">
        <w:rPr>
          <w:rFonts w:eastAsia="Times New Roman" w:cs="Times New Roman"/>
          <w:i w:val="1"/>
          <w:iCs w:val="1"/>
        </w:rPr>
        <w:t>Serious</w:t>
      </w:r>
      <w:r w:rsidRPr="42AAB30D" w:rsidR="79E914A0">
        <w:rPr>
          <w:rFonts w:eastAsia="Times New Roman" w:cs="Times New Roman"/>
          <w:i w:val="1"/>
          <w:iCs w:val="1"/>
        </w:rPr>
        <w:t xml:space="preserve"> </w:t>
      </w:r>
      <w:r w:rsidRPr="42AAB30D" w:rsidR="79E914A0">
        <w:rPr>
          <w:rFonts w:eastAsia="Times New Roman" w:cs="Times New Roman"/>
          <w:i w:val="1"/>
          <w:iCs w:val="1"/>
        </w:rPr>
        <w:t>Game</w:t>
      </w:r>
      <w:r w:rsidRPr="42AAB30D" w:rsidR="79E914A0">
        <w:rPr>
          <w:rFonts w:eastAsia="Times New Roman" w:cs="Times New Roman"/>
          <w:i w:val="1"/>
          <w:iCs w:val="1"/>
        </w:rPr>
        <w:t xml:space="preserve"> Design</w:t>
      </w:r>
      <w:r w:rsidRPr="42AAB30D" w:rsidR="79E914A0">
        <w:rPr>
          <w:rFonts w:eastAsia="Times New Roman" w:cs="Times New Roman"/>
        </w:rPr>
        <w:t xml:space="preserve"> untuk menghasilkan </w:t>
      </w:r>
      <w:r w:rsidRPr="42AAB30D" w:rsidR="79E914A0">
        <w:rPr>
          <w:rFonts w:eastAsia="Times New Roman" w:cs="Times New Roman"/>
          <w:i w:val="1"/>
          <w:iCs w:val="1"/>
        </w:rPr>
        <w:t>Game</w:t>
      </w:r>
      <w:r w:rsidRPr="42AAB30D" w:rsidR="79E914A0">
        <w:rPr>
          <w:rFonts w:eastAsia="Times New Roman" w:cs="Times New Roman"/>
          <w:i w:val="1"/>
          <w:iCs w:val="1"/>
        </w:rPr>
        <w:t xml:space="preserve"> Design </w:t>
      </w:r>
      <w:r w:rsidRPr="42AAB30D" w:rsidR="79E914A0">
        <w:rPr>
          <w:rFonts w:eastAsia="Times New Roman" w:cs="Times New Roman"/>
          <w:i w:val="1"/>
          <w:iCs w:val="1"/>
        </w:rPr>
        <w:t>Document</w:t>
      </w:r>
      <w:r w:rsidRPr="42AAB30D" w:rsidR="79E914A0">
        <w:rPr>
          <w:rFonts w:eastAsia="Times New Roman" w:cs="Times New Roman"/>
        </w:rPr>
        <w:t xml:space="preserve"> (GDD) dan </w:t>
      </w:r>
      <w:r w:rsidRPr="42AAB30D" w:rsidR="79E914A0">
        <w:rPr>
          <w:rFonts w:eastAsia="Times New Roman" w:cs="Times New Roman"/>
          <w:i w:val="1"/>
          <w:iCs w:val="1"/>
        </w:rPr>
        <w:t>mock-up</w:t>
      </w:r>
      <w:r w:rsidRPr="42AAB30D" w:rsidR="79E914A0">
        <w:rPr>
          <w:rFonts w:eastAsia="Times New Roman" w:cs="Times New Roman"/>
          <w:i w:val="1"/>
          <w:iCs w:val="1"/>
        </w:rPr>
        <w:t xml:space="preserve"> </w:t>
      </w:r>
      <w:r w:rsidRPr="42AAB30D" w:rsidR="79E914A0">
        <w:rPr>
          <w:rFonts w:eastAsia="Times New Roman" w:cs="Times New Roman"/>
        </w:rPr>
        <w:t xml:space="preserve">yang dievaluasi oleh pakar. Hasil penelitian berupa GDD dan </w:t>
      </w:r>
      <w:r w:rsidRPr="42AAB30D" w:rsidR="79E914A0">
        <w:rPr>
          <w:rFonts w:eastAsia="Times New Roman" w:cs="Times New Roman"/>
          <w:i w:val="1"/>
          <w:iCs w:val="1"/>
        </w:rPr>
        <w:t>mock-up</w:t>
      </w:r>
      <w:r w:rsidRPr="42AAB30D" w:rsidR="79E914A0">
        <w:rPr>
          <w:rFonts w:eastAsia="Times New Roman" w:cs="Times New Roman"/>
        </w:rPr>
        <w:t xml:space="preserve"> yang dirancang dengan mempertimbangkan aksesibilitas, kesesuaian kurikulum, dan kebutuhan siswa serta guru. Penelitian ini diharapkan menjadi referensi bagi pengembangan media pembelajaran berbasis permainan yang mampu meningkatkan pemahaman siswa terhadap algoritma dan</w:t>
      </w:r>
      <w:r w:rsidRPr="42AAB30D" w:rsidR="12ECE31D">
        <w:rPr>
          <w:rFonts w:eastAsia="Times New Roman" w:cs="Times New Roman"/>
        </w:rPr>
        <w:t xml:space="preserve"> </w:t>
      </w:r>
      <w:r w:rsidRPr="42AAB30D" w:rsidR="79E914A0">
        <w:rPr>
          <w:rFonts w:eastAsia="Times New Roman" w:cs="Times New Roman"/>
        </w:rPr>
        <w:t>pemrograman.</w:t>
      </w:r>
    </w:p>
    <w:p w:rsidR="0012694B" w:rsidP="42AAB30D" w:rsidRDefault="005E330D" w14:paraId="46EB3098" w14:textId="77777777">
      <w:pPr>
        <w:spacing w:before="120" w:after="120" w:line="240" w:lineRule="auto"/>
        <w:ind w:left="1418" w:hanging="1418"/>
      </w:pPr>
      <w:r w:rsidRPr="42AAB30D" w:rsidR="79E914A0">
        <w:rPr>
          <w:b w:val="1"/>
          <w:bCs w:val="1"/>
        </w:rPr>
        <w:t>Kata Kunci:</w:t>
      </w:r>
      <w:r w:rsidR="79E914A0">
        <w:rPr/>
        <w:t xml:space="preserve"> algoritma dan pemrograman, </w:t>
      </w:r>
      <w:r w:rsidRPr="42AAB30D" w:rsidR="79E914A0">
        <w:rPr>
          <w:i w:val="1"/>
          <w:iCs w:val="1"/>
        </w:rPr>
        <w:t>game</w:t>
      </w:r>
      <w:r w:rsidRPr="42AAB30D" w:rsidR="79E914A0">
        <w:rPr>
          <w:i w:val="1"/>
          <w:iCs w:val="1"/>
        </w:rPr>
        <w:t xml:space="preserve"> </w:t>
      </w:r>
      <w:r w:rsidRPr="42AAB30D" w:rsidR="79E914A0">
        <w:rPr>
          <w:i w:val="1"/>
          <w:iCs w:val="1"/>
        </w:rPr>
        <w:t>design</w:t>
      </w:r>
      <w:r w:rsidR="79E914A0">
        <w:rPr/>
        <w:t xml:space="preserve">, Kurikulum Merdeka, media pembelajaran, pendidikan informatika, </w:t>
      </w:r>
      <w:r w:rsidRPr="42AAB30D" w:rsidR="79E914A0">
        <w:rPr>
          <w:i w:val="1"/>
          <w:iCs w:val="1"/>
        </w:rPr>
        <w:t>serious</w:t>
      </w:r>
      <w:r w:rsidRPr="42AAB30D" w:rsidR="79E914A0">
        <w:rPr>
          <w:i w:val="1"/>
          <w:iCs w:val="1"/>
        </w:rPr>
        <w:t xml:space="preserve"> </w:t>
      </w:r>
      <w:r w:rsidRPr="42AAB30D" w:rsidR="79E914A0">
        <w:rPr>
          <w:i w:val="1"/>
          <w:iCs w:val="1"/>
        </w:rPr>
        <w:t>game</w:t>
      </w:r>
      <w:r w:rsidR="79E914A0">
        <w:rPr/>
        <w:t>.</w:t>
      </w:r>
    </w:p>
    <w:p w:rsidR="0012694B" w:rsidDel="00872298" w:rsidRDefault="0012694B" w14:paraId="47B40332" w14:textId="76E5A32D">
      <w:pPr>
        <w:pStyle w:val="Heading1"/>
        <w:spacing w:before="0"/>
        <w:rPr>
          <w:del w:author="anonymous" w:date="2025-07-15T06:40:00Z" w16du:dateUtc="2025-07-14T23:40:00Z" w:id="30"/>
        </w:rPr>
      </w:pPr>
    </w:p>
    <w:p w:rsidRPr="00872298" w:rsidR="00872298" w:rsidP="42AAB30D" w:rsidRDefault="00872298" w14:paraId="204EBF9F" w14:textId="77777777">
      <w:pPr>
        <w:rPr>
          <w:lang w:val="en-US"/>
          <w:rPrChange w:author="" w16du:dateUtc="2025-07-14T23:40:00Z" w:id="782682854">
            <w:rPr/>
          </w:rPrChange>
        </w:rPr>
      </w:pPr>
    </w:p>
    <w:p w:rsidR="0012694B" w:rsidDel="00872298" w:rsidRDefault="0012694B" w14:paraId="5FEB760B" w14:textId="3D8D467F">
      <w:pPr>
        <w:spacing w:after="245" w:line="240" w:lineRule="auto"/>
        <w:ind w:left="0" w:firstLine="0"/>
        <w:rPr>
          <w:del w:author="anonymous" w:date="2025-07-15T06:40:00Z" w16du:dateUtc="2025-07-14T23:40:00Z" w:id="35"/>
        </w:rPr>
      </w:pPr>
    </w:p>
    <w:p w:rsidR="0012694B" w:rsidP="42AAB30D" w:rsidRDefault="005E330D" w14:paraId="4B3C5362" w14:textId="5674574C">
      <w:pPr>
        <w:spacing w:before="0" w:after="200" w:line="240" w:lineRule="auto"/>
        <w:ind w:left="0" w:firstLine="0"/>
        <w:jc w:val="left"/>
        <w:rPr>
          <w:b w:val="1"/>
          <w:bCs w:val="1"/>
          <w:sz w:val="28"/>
          <w:szCs w:val="28"/>
        </w:rPr>
      </w:pPr>
      <w:r>
        <w:br w:type="page"/>
      </w:r>
      <w:r w:rsidR="79E914A0">
        <w:rPr/>
        <w:t xml:space="preserve">I </w:t>
      </w:r>
      <w:r w:rsidR="12ECE31D">
        <w:rPr/>
        <w:t xml:space="preserve"> </w:t>
      </w:r>
      <w:r w:rsidR="79E914A0">
        <w:rPr/>
        <w:t xml:space="preserve">PENDAHULUAN </w:t>
      </w:r>
    </w:p>
    <w:p w:rsidR="0012694B" w:rsidRDefault="005E330D" w14:paraId="6457A1AE" w14:textId="77777777">
      <w:pPr>
        <w:pStyle w:val="Heading2"/>
        <w:jc w:val="left"/>
      </w:pPr>
      <w:r w:rsidR="79E914A0">
        <w:rPr/>
        <w:t xml:space="preserve">1.1 Latar Belakang </w:t>
      </w:r>
    </w:p>
    <w:p w:rsidR="09C382A5" w:rsidP="42AAB30D" w:rsidRDefault="09C382A5" w14:paraId="38AB8F18" w14:textId="048DFB57">
      <w:pPr>
        <w:spacing w:before="240" w:beforeAutospacing="off" w:after="0" w:afterAutospacing="off"/>
        <w:rPr>
          <w:b w:val="0"/>
          <w:bCs w:val="0"/>
          <w:noProof w:val="0"/>
          <w:lang w:val="id-ID"/>
        </w:rPr>
      </w:pPr>
      <w:r w:rsidRPr="42AAB30D" w:rsidR="09C382A5">
        <w:rPr>
          <w:b w:val="0"/>
          <w:bCs w:val="0"/>
          <w:noProof w:val="0"/>
          <w:lang w:val="id-ID"/>
        </w:rPr>
        <w:t xml:space="preserve">Mata pelajaran Informatika dalam Kurikulum Merdeka menekankan pentingnya penguasaan algoritma dan pemrograman bagi siswa SMA kelas X sebagai bagian dari pengembangan keterampilan pemecahan masalah dan </w:t>
      </w:r>
      <w:r w:rsidRPr="42AAB30D" w:rsidR="09C382A5">
        <w:rPr>
          <w:b w:val="0"/>
          <w:bCs w:val="0"/>
          <w:noProof w:val="0"/>
          <w:lang w:val="id-ID"/>
        </w:rPr>
        <w:t>literasi</w:t>
      </w:r>
      <w:r w:rsidRPr="42AAB30D" w:rsidR="09C382A5">
        <w:rPr>
          <w:b w:val="0"/>
          <w:bCs w:val="0"/>
          <w:noProof w:val="0"/>
          <w:lang w:val="id-ID"/>
        </w:rPr>
        <w:t xml:space="preserve"> digital di era VUCA (Wahyono </w:t>
      </w:r>
      <w:r w:rsidRPr="42AAB30D" w:rsidR="09C382A5">
        <w:rPr>
          <w:b w:val="0"/>
          <w:bCs w:val="0"/>
          <w:noProof w:val="0"/>
          <w:lang w:val="id-ID"/>
        </w:rPr>
        <w:t>et</w:t>
      </w:r>
      <w:r w:rsidRPr="42AAB30D" w:rsidR="09C382A5">
        <w:rPr>
          <w:b w:val="0"/>
          <w:bCs w:val="0"/>
          <w:noProof w:val="0"/>
          <w:lang w:val="id-ID"/>
        </w:rPr>
        <w:t xml:space="preserve"> </w:t>
      </w:r>
      <w:r w:rsidRPr="42AAB30D" w:rsidR="09C382A5">
        <w:rPr>
          <w:b w:val="0"/>
          <w:bCs w:val="0"/>
          <w:noProof w:val="0"/>
          <w:lang w:val="id-ID"/>
        </w:rPr>
        <w:t>al.</w:t>
      </w:r>
      <w:r w:rsidRPr="42AAB30D" w:rsidR="09C382A5">
        <w:rPr>
          <w:b w:val="0"/>
          <w:bCs w:val="0"/>
          <w:noProof w:val="0"/>
          <w:lang w:val="id-ID"/>
        </w:rPr>
        <w:t xml:space="preserve"> 2021).</w:t>
      </w:r>
      <w:r w:rsidRPr="42AAB30D" w:rsidR="09C382A5">
        <w:rPr>
          <w:b w:val="0"/>
          <w:bCs w:val="0"/>
          <w:noProof w:val="0"/>
          <w:lang w:val="id-ID"/>
        </w:rPr>
        <w:t xml:space="preserve"> Namun, pembelajaran materi ini kerap menemui hambatan, seperti rendahnya pemahaman </w:t>
      </w:r>
      <w:r w:rsidRPr="42AAB30D" w:rsidR="09C382A5">
        <w:rPr>
          <w:b w:val="0"/>
          <w:bCs w:val="0"/>
          <w:noProof w:val="0"/>
          <w:lang w:val="id-ID"/>
        </w:rPr>
        <w:t>computational</w:t>
      </w:r>
      <w:r w:rsidRPr="42AAB30D" w:rsidR="09C382A5">
        <w:rPr>
          <w:b w:val="0"/>
          <w:bCs w:val="0"/>
          <w:noProof w:val="0"/>
          <w:lang w:val="id-ID"/>
        </w:rPr>
        <w:t xml:space="preserve"> </w:t>
      </w:r>
      <w:r w:rsidRPr="42AAB30D" w:rsidR="09C382A5">
        <w:rPr>
          <w:b w:val="0"/>
          <w:bCs w:val="0"/>
          <w:noProof w:val="0"/>
          <w:lang w:val="id-ID"/>
        </w:rPr>
        <w:t>thinking</w:t>
      </w:r>
      <w:r w:rsidRPr="42AAB30D" w:rsidR="09C382A5">
        <w:rPr>
          <w:b w:val="0"/>
          <w:bCs w:val="0"/>
          <w:noProof w:val="0"/>
          <w:lang w:val="id-ID"/>
        </w:rPr>
        <w:t xml:space="preserve"> (Saharuddin &amp; Prihatmono 2022), fokus berlebihan pada </w:t>
      </w:r>
      <w:r w:rsidRPr="42AAB30D" w:rsidR="09C382A5">
        <w:rPr>
          <w:b w:val="0"/>
          <w:bCs w:val="0"/>
          <w:noProof w:val="0"/>
          <w:lang w:val="id-ID"/>
        </w:rPr>
        <w:t>sintaks</w:t>
      </w:r>
      <w:r w:rsidRPr="42AAB30D" w:rsidR="09C382A5">
        <w:rPr>
          <w:b w:val="0"/>
          <w:bCs w:val="0"/>
          <w:noProof w:val="0"/>
          <w:lang w:val="id-ID"/>
        </w:rPr>
        <w:t>, dan minimnya media visual untuk merepresentasikan algoritma (</w:t>
      </w:r>
      <w:r w:rsidRPr="42AAB30D" w:rsidR="09C382A5">
        <w:rPr>
          <w:b w:val="0"/>
          <w:bCs w:val="0"/>
          <w:noProof w:val="0"/>
          <w:lang w:val="id-ID"/>
        </w:rPr>
        <w:t>Hisamuddin</w:t>
      </w:r>
      <w:r w:rsidRPr="42AAB30D" w:rsidR="09C382A5">
        <w:rPr>
          <w:b w:val="0"/>
          <w:bCs w:val="0"/>
          <w:noProof w:val="0"/>
          <w:lang w:val="id-ID"/>
        </w:rPr>
        <w:t xml:space="preserve"> &amp; Siregar 2024). Kurangnya akses perangkat serta keterampilan guru juga menjadi faktor yang memperburuk keterbatasan pemanfaatan media pembelajaran (</w:t>
      </w:r>
      <w:r w:rsidRPr="42AAB30D" w:rsidR="09C382A5">
        <w:rPr>
          <w:b w:val="0"/>
          <w:bCs w:val="0"/>
          <w:noProof w:val="0"/>
          <w:lang w:val="id-ID"/>
        </w:rPr>
        <w:t>Qomar</w:t>
      </w:r>
      <w:r w:rsidRPr="42AAB30D" w:rsidR="09C382A5">
        <w:rPr>
          <w:b w:val="0"/>
          <w:bCs w:val="0"/>
          <w:noProof w:val="0"/>
          <w:lang w:val="id-ID"/>
        </w:rPr>
        <w:t xml:space="preserve"> 2022).</w:t>
      </w:r>
    </w:p>
    <w:p w:rsidR="09C382A5" w:rsidP="42AAB30D" w:rsidRDefault="09C382A5" w14:paraId="0F56D3AD" w14:textId="6141BDA6">
      <w:pPr>
        <w:spacing w:before="0" w:beforeAutospacing="off" w:after="0" w:afterAutospacing="off"/>
        <w:rPr>
          <w:b w:val="0"/>
          <w:bCs w:val="0"/>
          <w:noProof w:val="0"/>
          <w:lang w:val="id-ID"/>
        </w:rPr>
      </w:pPr>
      <w:r w:rsidRPr="42AAB30D" w:rsidR="09C382A5">
        <w:rPr>
          <w:b w:val="0"/>
          <w:bCs w:val="0"/>
          <w:noProof w:val="0"/>
          <w:lang w:val="id-ID"/>
        </w:rPr>
        <w:t>Serious</w:t>
      </w:r>
      <w:r w:rsidRPr="42AAB30D" w:rsidR="09C382A5">
        <w:rPr>
          <w:b w:val="0"/>
          <w:bCs w:val="0"/>
          <w:noProof w:val="0"/>
          <w:lang w:val="id-ID"/>
        </w:rPr>
        <w:t xml:space="preserve"> </w:t>
      </w:r>
      <w:r w:rsidRPr="42AAB30D" w:rsidR="09C382A5">
        <w:rPr>
          <w:b w:val="0"/>
          <w:bCs w:val="0"/>
          <w:noProof w:val="0"/>
          <w:lang w:val="id-ID"/>
        </w:rPr>
        <w:t>game</w:t>
      </w:r>
      <w:r w:rsidRPr="42AAB30D" w:rsidR="09C382A5">
        <w:rPr>
          <w:b w:val="0"/>
          <w:bCs w:val="0"/>
          <w:noProof w:val="0"/>
          <w:lang w:val="id-ID"/>
        </w:rPr>
        <w:t xml:space="preserve"> muncul sebagai alternatif media pembelajaran interaktif yang menggabungkan elemen permainan dengan prinsip pedagogis. Aplikasi ini terbukti mampu meningkatkan keterlibatan dan pemahaman konsep abstrak dalam pembelajaran algoritma melalui interaksi dan visualisasi (</w:t>
      </w:r>
      <w:r w:rsidRPr="42AAB30D" w:rsidR="09C382A5">
        <w:rPr>
          <w:b w:val="0"/>
          <w:bCs w:val="0"/>
          <w:noProof w:val="0"/>
          <w:lang w:val="id-ID"/>
        </w:rPr>
        <w:t>Montes</w:t>
      </w:r>
      <w:r w:rsidRPr="42AAB30D" w:rsidR="09C382A5">
        <w:rPr>
          <w:b w:val="0"/>
          <w:bCs w:val="0"/>
          <w:noProof w:val="0"/>
          <w:lang w:val="id-ID"/>
        </w:rPr>
        <w:t xml:space="preserve"> </w:t>
      </w:r>
      <w:r w:rsidRPr="42AAB30D" w:rsidR="09C382A5">
        <w:rPr>
          <w:b w:val="0"/>
          <w:bCs w:val="0"/>
          <w:noProof w:val="0"/>
          <w:lang w:val="id-ID"/>
        </w:rPr>
        <w:t>et</w:t>
      </w:r>
      <w:r w:rsidRPr="42AAB30D" w:rsidR="09C382A5">
        <w:rPr>
          <w:b w:val="0"/>
          <w:bCs w:val="0"/>
          <w:noProof w:val="0"/>
          <w:lang w:val="id-ID"/>
        </w:rPr>
        <w:t xml:space="preserve"> </w:t>
      </w:r>
      <w:r w:rsidRPr="42AAB30D" w:rsidR="09C382A5">
        <w:rPr>
          <w:b w:val="0"/>
          <w:bCs w:val="0"/>
          <w:noProof w:val="0"/>
          <w:lang w:val="id-ID"/>
        </w:rPr>
        <w:t>al.</w:t>
      </w:r>
      <w:r w:rsidRPr="42AAB30D" w:rsidR="09C382A5">
        <w:rPr>
          <w:b w:val="0"/>
          <w:bCs w:val="0"/>
          <w:noProof w:val="0"/>
          <w:lang w:val="id-ID"/>
        </w:rPr>
        <w:t xml:space="preserve"> 2021; Darmawan 2018). Selain mudah diakses, </w:t>
      </w:r>
      <w:r w:rsidRPr="42AAB30D" w:rsidR="09C382A5">
        <w:rPr>
          <w:b w:val="0"/>
          <w:bCs w:val="0"/>
          <w:noProof w:val="0"/>
          <w:lang w:val="id-ID"/>
        </w:rPr>
        <w:t>serious</w:t>
      </w:r>
      <w:r w:rsidRPr="42AAB30D" w:rsidR="09C382A5">
        <w:rPr>
          <w:b w:val="0"/>
          <w:bCs w:val="0"/>
          <w:noProof w:val="0"/>
          <w:lang w:val="id-ID"/>
        </w:rPr>
        <w:t xml:space="preserve"> </w:t>
      </w:r>
      <w:r w:rsidRPr="42AAB30D" w:rsidR="09C382A5">
        <w:rPr>
          <w:b w:val="0"/>
          <w:bCs w:val="0"/>
          <w:noProof w:val="0"/>
          <w:lang w:val="id-ID"/>
        </w:rPr>
        <w:t>game</w:t>
      </w:r>
      <w:r w:rsidRPr="42AAB30D" w:rsidR="09C382A5">
        <w:rPr>
          <w:b w:val="0"/>
          <w:bCs w:val="0"/>
          <w:noProof w:val="0"/>
          <w:lang w:val="id-ID"/>
        </w:rPr>
        <w:t xml:space="preserve"> memiliki potensi sebagai media yang fleksibel, murah, dan mendorong partisipasi aktif siswa (</w:t>
      </w:r>
      <w:r w:rsidRPr="42AAB30D" w:rsidR="09C382A5">
        <w:rPr>
          <w:b w:val="0"/>
          <w:bCs w:val="0"/>
          <w:noProof w:val="0"/>
          <w:lang w:val="id-ID"/>
        </w:rPr>
        <w:t>Gentry</w:t>
      </w:r>
      <w:r w:rsidRPr="42AAB30D" w:rsidR="09C382A5">
        <w:rPr>
          <w:b w:val="0"/>
          <w:bCs w:val="0"/>
          <w:noProof w:val="0"/>
          <w:lang w:val="id-ID"/>
        </w:rPr>
        <w:t xml:space="preserve"> </w:t>
      </w:r>
      <w:r w:rsidRPr="42AAB30D" w:rsidR="09C382A5">
        <w:rPr>
          <w:b w:val="0"/>
          <w:bCs w:val="0"/>
          <w:noProof w:val="0"/>
          <w:lang w:val="id-ID"/>
        </w:rPr>
        <w:t>et</w:t>
      </w:r>
      <w:r w:rsidRPr="42AAB30D" w:rsidR="09C382A5">
        <w:rPr>
          <w:b w:val="0"/>
          <w:bCs w:val="0"/>
          <w:noProof w:val="0"/>
          <w:lang w:val="id-ID"/>
        </w:rPr>
        <w:t xml:space="preserve"> </w:t>
      </w:r>
      <w:r w:rsidRPr="42AAB30D" w:rsidR="09C382A5">
        <w:rPr>
          <w:b w:val="0"/>
          <w:bCs w:val="0"/>
          <w:noProof w:val="0"/>
          <w:lang w:val="id-ID"/>
        </w:rPr>
        <w:t>al.</w:t>
      </w:r>
      <w:r w:rsidRPr="42AAB30D" w:rsidR="09C382A5">
        <w:rPr>
          <w:b w:val="0"/>
          <w:bCs w:val="0"/>
          <w:noProof w:val="0"/>
          <w:lang w:val="id-ID"/>
        </w:rPr>
        <w:t xml:space="preserve"> 2019; </w:t>
      </w:r>
      <w:r w:rsidRPr="42AAB30D" w:rsidR="09C382A5">
        <w:rPr>
          <w:b w:val="0"/>
          <w:bCs w:val="0"/>
          <w:noProof w:val="0"/>
          <w:lang w:val="id-ID"/>
        </w:rPr>
        <w:t>Riopel</w:t>
      </w:r>
      <w:r w:rsidRPr="42AAB30D" w:rsidR="09C382A5">
        <w:rPr>
          <w:b w:val="0"/>
          <w:bCs w:val="0"/>
          <w:noProof w:val="0"/>
          <w:lang w:val="id-ID"/>
        </w:rPr>
        <w:t xml:space="preserve"> </w:t>
      </w:r>
      <w:r w:rsidRPr="42AAB30D" w:rsidR="09C382A5">
        <w:rPr>
          <w:b w:val="0"/>
          <w:bCs w:val="0"/>
          <w:noProof w:val="0"/>
          <w:lang w:val="id-ID"/>
        </w:rPr>
        <w:t>et</w:t>
      </w:r>
      <w:r w:rsidRPr="42AAB30D" w:rsidR="09C382A5">
        <w:rPr>
          <w:b w:val="0"/>
          <w:bCs w:val="0"/>
          <w:noProof w:val="0"/>
          <w:lang w:val="id-ID"/>
        </w:rPr>
        <w:t xml:space="preserve"> </w:t>
      </w:r>
      <w:r w:rsidRPr="42AAB30D" w:rsidR="09C382A5">
        <w:rPr>
          <w:b w:val="0"/>
          <w:bCs w:val="0"/>
          <w:noProof w:val="0"/>
          <w:lang w:val="id-ID"/>
        </w:rPr>
        <w:t>al.</w:t>
      </w:r>
      <w:r w:rsidRPr="42AAB30D" w:rsidR="09C382A5">
        <w:rPr>
          <w:b w:val="0"/>
          <w:bCs w:val="0"/>
          <w:noProof w:val="0"/>
          <w:lang w:val="id-ID"/>
        </w:rPr>
        <w:t xml:space="preserve"> 2020). Dalam konteks pendidikan, </w:t>
      </w:r>
      <w:r w:rsidRPr="42AAB30D" w:rsidR="09C382A5">
        <w:rPr>
          <w:b w:val="0"/>
          <w:bCs w:val="0"/>
          <w:noProof w:val="0"/>
          <w:lang w:val="id-ID"/>
        </w:rPr>
        <w:t>serious</w:t>
      </w:r>
      <w:r w:rsidRPr="42AAB30D" w:rsidR="09C382A5">
        <w:rPr>
          <w:b w:val="0"/>
          <w:bCs w:val="0"/>
          <w:noProof w:val="0"/>
          <w:lang w:val="id-ID"/>
        </w:rPr>
        <w:t xml:space="preserve"> </w:t>
      </w:r>
      <w:r w:rsidRPr="42AAB30D" w:rsidR="09C382A5">
        <w:rPr>
          <w:b w:val="0"/>
          <w:bCs w:val="0"/>
          <w:noProof w:val="0"/>
          <w:lang w:val="id-ID"/>
        </w:rPr>
        <w:t>game</w:t>
      </w:r>
      <w:r w:rsidRPr="42AAB30D" w:rsidR="09C382A5">
        <w:rPr>
          <w:b w:val="0"/>
          <w:bCs w:val="0"/>
          <w:noProof w:val="0"/>
          <w:lang w:val="id-ID"/>
        </w:rPr>
        <w:t xml:space="preserve"> perlu dirancang agar selaras dengan kurikulum, karakteristik siswa, dan kondisi teknis sekolah (</w:t>
      </w:r>
      <w:r w:rsidRPr="42AAB30D" w:rsidR="09C382A5">
        <w:rPr>
          <w:b w:val="0"/>
          <w:bCs w:val="0"/>
          <w:noProof w:val="0"/>
          <w:lang w:val="id-ID"/>
        </w:rPr>
        <w:t>Tokarieva</w:t>
      </w:r>
      <w:r w:rsidRPr="42AAB30D" w:rsidR="09C382A5">
        <w:rPr>
          <w:b w:val="0"/>
          <w:bCs w:val="0"/>
          <w:noProof w:val="0"/>
          <w:lang w:val="id-ID"/>
        </w:rPr>
        <w:t xml:space="preserve"> 2019).</w:t>
      </w:r>
    </w:p>
    <w:p w:rsidR="09C382A5" w:rsidP="42AAB30D" w:rsidRDefault="09C382A5" w14:paraId="0CDDF258" w14:textId="2133F789">
      <w:pPr>
        <w:spacing w:before="0" w:beforeAutospacing="off" w:after="240" w:afterAutospacing="off"/>
        <w:rPr>
          <w:b w:val="0"/>
          <w:bCs w:val="0"/>
          <w:noProof w:val="0"/>
          <w:lang w:val="id-ID"/>
        </w:rPr>
      </w:pPr>
      <w:r w:rsidRPr="42AAB30D" w:rsidR="09C382A5">
        <w:rPr>
          <w:b w:val="0"/>
          <w:bCs w:val="0"/>
          <w:noProof w:val="0"/>
          <w:lang w:val="id-ID"/>
        </w:rPr>
        <w:t xml:space="preserve">Penelitian ini bertujuan merancang </w:t>
      </w:r>
      <w:r w:rsidRPr="42AAB30D" w:rsidR="09C382A5">
        <w:rPr>
          <w:b w:val="0"/>
          <w:bCs w:val="0"/>
          <w:noProof w:val="0"/>
          <w:lang w:val="id-ID"/>
        </w:rPr>
        <w:t>serious</w:t>
      </w:r>
      <w:r w:rsidRPr="42AAB30D" w:rsidR="09C382A5">
        <w:rPr>
          <w:b w:val="0"/>
          <w:bCs w:val="0"/>
          <w:noProof w:val="0"/>
          <w:lang w:val="id-ID"/>
        </w:rPr>
        <w:t xml:space="preserve"> </w:t>
      </w:r>
      <w:r w:rsidRPr="42AAB30D" w:rsidR="09C382A5">
        <w:rPr>
          <w:b w:val="0"/>
          <w:bCs w:val="0"/>
          <w:noProof w:val="0"/>
          <w:lang w:val="id-ID"/>
        </w:rPr>
        <w:t>game</w:t>
      </w:r>
      <w:r w:rsidRPr="42AAB30D" w:rsidR="09C382A5">
        <w:rPr>
          <w:b w:val="0"/>
          <w:bCs w:val="0"/>
          <w:noProof w:val="0"/>
          <w:lang w:val="id-ID"/>
        </w:rPr>
        <w:t xml:space="preserve"> berjudul </w:t>
      </w:r>
      <w:r w:rsidRPr="42AAB30D" w:rsidR="09C382A5">
        <w:rPr>
          <w:b w:val="0"/>
          <w:bCs w:val="0"/>
          <w:i w:val="1"/>
          <w:iCs w:val="1"/>
          <w:noProof w:val="0"/>
          <w:lang w:val="id-ID"/>
        </w:rPr>
        <w:t>AlgoQuest</w:t>
      </w:r>
      <w:r w:rsidRPr="42AAB30D" w:rsidR="09C382A5">
        <w:rPr>
          <w:b w:val="0"/>
          <w:bCs w:val="0"/>
          <w:noProof w:val="0"/>
          <w:lang w:val="id-ID"/>
        </w:rPr>
        <w:t xml:space="preserve"> sebagai media pembelajaran interaktif yang mendukung pemahaman algoritma dan pemrograman untuk siswa SMA kelas X.</w:t>
      </w:r>
      <w:r w:rsidRPr="42AAB30D" w:rsidR="09C382A5">
        <w:rPr>
          <w:b w:val="0"/>
          <w:bCs w:val="0"/>
          <w:noProof w:val="0"/>
          <w:lang w:val="id-ID"/>
        </w:rPr>
        <w:t xml:space="preserve"> Proses perancangan mengacu pada kerangka </w:t>
      </w:r>
      <w:r w:rsidRPr="42AAB30D" w:rsidR="09C382A5">
        <w:rPr>
          <w:b w:val="0"/>
          <w:bCs w:val="0"/>
          <w:i w:val="1"/>
          <w:iCs w:val="1"/>
          <w:noProof w:val="0"/>
          <w:lang w:val="id-ID"/>
        </w:rPr>
        <w:t>Serious</w:t>
      </w:r>
      <w:r w:rsidRPr="42AAB30D" w:rsidR="09C382A5">
        <w:rPr>
          <w:b w:val="0"/>
          <w:bCs w:val="0"/>
          <w:i w:val="1"/>
          <w:iCs w:val="1"/>
          <w:noProof w:val="0"/>
          <w:lang w:val="id-ID"/>
        </w:rPr>
        <w:t xml:space="preserve"> </w:t>
      </w:r>
      <w:r w:rsidRPr="42AAB30D" w:rsidR="09C382A5">
        <w:rPr>
          <w:b w:val="0"/>
          <w:bCs w:val="0"/>
          <w:i w:val="1"/>
          <w:iCs w:val="1"/>
          <w:noProof w:val="0"/>
          <w:lang w:val="id-ID"/>
        </w:rPr>
        <w:t>Game</w:t>
      </w:r>
      <w:r w:rsidRPr="42AAB30D" w:rsidR="09C382A5">
        <w:rPr>
          <w:b w:val="0"/>
          <w:bCs w:val="0"/>
          <w:i w:val="1"/>
          <w:iCs w:val="1"/>
          <w:noProof w:val="0"/>
          <w:lang w:val="id-ID"/>
        </w:rPr>
        <w:t xml:space="preserve"> Development Model</w:t>
      </w:r>
      <w:r w:rsidRPr="42AAB30D" w:rsidR="09C382A5">
        <w:rPr>
          <w:b w:val="0"/>
          <w:bCs w:val="0"/>
          <w:noProof w:val="0"/>
          <w:lang w:val="id-ID"/>
        </w:rPr>
        <w:t xml:space="preserve"> (</w:t>
      </w:r>
      <w:r w:rsidRPr="42AAB30D" w:rsidR="09C382A5">
        <w:rPr>
          <w:b w:val="0"/>
          <w:bCs w:val="0"/>
          <w:noProof w:val="0"/>
          <w:lang w:val="id-ID"/>
        </w:rPr>
        <w:t>Roedavan</w:t>
      </w:r>
      <w:r w:rsidRPr="42AAB30D" w:rsidR="09C382A5">
        <w:rPr>
          <w:b w:val="0"/>
          <w:bCs w:val="0"/>
          <w:noProof w:val="0"/>
          <w:lang w:val="id-ID"/>
        </w:rPr>
        <w:t xml:space="preserve"> </w:t>
      </w:r>
      <w:r w:rsidRPr="42AAB30D" w:rsidR="09C382A5">
        <w:rPr>
          <w:b w:val="0"/>
          <w:bCs w:val="0"/>
          <w:noProof w:val="0"/>
          <w:lang w:val="id-ID"/>
        </w:rPr>
        <w:t>et</w:t>
      </w:r>
      <w:r w:rsidRPr="42AAB30D" w:rsidR="09C382A5">
        <w:rPr>
          <w:b w:val="0"/>
          <w:bCs w:val="0"/>
          <w:noProof w:val="0"/>
          <w:lang w:val="id-ID"/>
        </w:rPr>
        <w:t xml:space="preserve"> </w:t>
      </w:r>
      <w:r w:rsidRPr="42AAB30D" w:rsidR="09C382A5">
        <w:rPr>
          <w:b w:val="0"/>
          <w:bCs w:val="0"/>
          <w:noProof w:val="0"/>
          <w:lang w:val="id-ID"/>
        </w:rPr>
        <w:t>al.</w:t>
      </w:r>
      <w:r w:rsidRPr="42AAB30D" w:rsidR="09C382A5">
        <w:rPr>
          <w:b w:val="0"/>
          <w:bCs w:val="0"/>
          <w:noProof w:val="0"/>
          <w:lang w:val="id-ID"/>
        </w:rPr>
        <w:t xml:space="preserve"> 2021) dan prinsip desain edukatif dari </w:t>
      </w:r>
      <w:r w:rsidRPr="42AAB30D" w:rsidR="09C382A5">
        <w:rPr>
          <w:b w:val="0"/>
          <w:bCs w:val="0"/>
          <w:noProof w:val="0"/>
          <w:lang w:val="id-ID"/>
        </w:rPr>
        <w:t>Djavarofa</w:t>
      </w:r>
      <w:r w:rsidRPr="42AAB30D" w:rsidR="09C382A5">
        <w:rPr>
          <w:b w:val="0"/>
          <w:bCs w:val="0"/>
          <w:noProof w:val="0"/>
          <w:lang w:val="id-ID"/>
        </w:rPr>
        <w:t xml:space="preserve"> </w:t>
      </w:r>
      <w:r w:rsidRPr="42AAB30D" w:rsidR="09C382A5">
        <w:rPr>
          <w:b w:val="0"/>
          <w:bCs w:val="0"/>
          <w:noProof w:val="0"/>
          <w:lang w:val="id-ID"/>
        </w:rPr>
        <w:t>et</w:t>
      </w:r>
      <w:r w:rsidRPr="42AAB30D" w:rsidR="09C382A5">
        <w:rPr>
          <w:b w:val="0"/>
          <w:bCs w:val="0"/>
          <w:noProof w:val="0"/>
          <w:lang w:val="id-ID"/>
        </w:rPr>
        <w:t xml:space="preserve"> </w:t>
      </w:r>
      <w:r w:rsidRPr="42AAB30D" w:rsidR="09C382A5">
        <w:rPr>
          <w:b w:val="0"/>
          <w:bCs w:val="0"/>
          <w:noProof w:val="0"/>
          <w:lang w:val="id-ID"/>
        </w:rPr>
        <w:t>al.</w:t>
      </w:r>
      <w:r w:rsidRPr="42AAB30D" w:rsidR="09C382A5">
        <w:rPr>
          <w:b w:val="0"/>
          <w:bCs w:val="0"/>
          <w:noProof w:val="0"/>
          <w:lang w:val="id-ID"/>
        </w:rPr>
        <w:t xml:space="preserve"> (2023), dengan fokus pada tahap analisis dan produksi. </w:t>
      </w:r>
      <w:r w:rsidRPr="42AAB30D" w:rsidR="09C382A5">
        <w:rPr>
          <w:b w:val="0"/>
          <w:bCs w:val="0"/>
          <w:noProof w:val="0"/>
          <w:lang w:val="id-ID"/>
        </w:rPr>
        <w:t>Game</w:t>
      </w:r>
      <w:r w:rsidRPr="42AAB30D" w:rsidR="09C382A5">
        <w:rPr>
          <w:b w:val="0"/>
          <w:bCs w:val="0"/>
          <w:noProof w:val="0"/>
          <w:lang w:val="id-ID"/>
        </w:rPr>
        <w:t xml:space="preserve"> dirancang agar sesuai dengan kurikulum, mudah diakses melalui perangkat PC, serta menyajikan misi dan </w:t>
      </w:r>
      <w:r w:rsidRPr="42AAB30D" w:rsidR="09C382A5">
        <w:rPr>
          <w:b w:val="0"/>
          <w:bCs w:val="0"/>
          <w:noProof w:val="0"/>
          <w:lang w:val="id-ID"/>
        </w:rPr>
        <w:t>gameplay</w:t>
      </w:r>
      <w:r w:rsidRPr="42AAB30D" w:rsidR="09C382A5">
        <w:rPr>
          <w:b w:val="0"/>
          <w:bCs w:val="0"/>
          <w:noProof w:val="0"/>
          <w:lang w:val="id-ID"/>
        </w:rPr>
        <w:t xml:space="preserve"> yang relevan dengan kebutuhan pembelajaran di kelas.</w:t>
      </w:r>
    </w:p>
    <w:p w:rsidR="0012694B" w:rsidRDefault="005E330D" w14:paraId="377C34DB" w14:textId="77777777">
      <w:pPr>
        <w:pStyle w:val="Heading2"/>
        <w:jc w:val="left"/>
      </w:pPr>
      <w:bookmarkStart w:name="_Toc330535325" w:id="44"/>
      <w:bookmarkStart w:name="_Toc330535351" w:id="45"/>
      <w:bookmarkStart w:name="_Toc330964703" w:id="46"/>
      <w:bookmarkStart w:name="_Toc337163149" w:id="47"/>
      <w:bookmarkStart w:name="_Toc528732935" w:id="48"/>
      <w:bookmarkStart w:name="_Toc11909377" w:id="49"/>
      <w:bookmarkStart w:name="_Toc330535263" w:id="50"/>
      <w:r w:rsidR="79E914A0">
        <w:rPr/>
        <w:t>1.2 Perumusan Masalah</w:t>
      </w:r>
      <w:bookmarkEnd w:id="44"/>
      <w:bookmarkEnd w:id="45"/>
      <w:bookmarkEnd w:id="46"/>
      <w:bookmarkEnd w:id="47"/>
      <w:bookmarkEnd w:id="48"/>
      <w:bookmarkEnd w:id="49"/>
      <w:bookmarkEnd w:id="50"/>
    </w:p>
    <w:p w:rsidR="7F02CEBB" w:rsidP="42AAB30D" w:rsidRDefault="7F02CEBB" w14:paraId="44B9422D" w14:textId="3CCAF668">
      <w:pPr>
        <w:pStyle w:val="Paragraf"/>
        <w:ind w:left="0" w:hanging="0"/>
      </w:pPr>
      <w:r w:rsidRPr="42AAB30D" w:rsidR="7F02CEBB">
        <w:rPr>
          <w:rFonts w:eastAsia="Times New Roman" w:cs="Times New Roman"/>
        </w:rPr>
        <w:t>Mengingat masih terbatasnya implementasi serious game untuk materi algoritma dan pemrograman yang sesuai dengan Kurikulum Merdeka bagi siswa SMA, rumusan masalah utama penelitian ini adalah: Bagaimana merancang desain serious game algoritma dan pemrograman yang selaras dengan Kurikulum Merdeka SMA kelas X?.</w:t>
      </w:r>
    </w:p>
    <w:p w:rsidR="0012694B" w:rsidRDefault="005E330D" w14:paraId="20AA6DFA" w14:textId="77777777">
      <w:pPr>
        <w:pStyle w:val="Heading2"/>
        <w:jc w:val="left"/>
      </w:pPr>
      <w:bookmarkStart w:name="_Toc330964704" w:id="54"/>
      <w:bookmarkStart w:name="_Toc330535264" w:id="55"/>
      <w:bookmarkStart w:name="_Toc330535326" w:id="56"/>
      <w:bookmarkStart w:name="_Toc337163150" w:id="57"/>
      <w:bookmarkStart w:name="_Toc528732936" w:id="58"/>
      <w:bookmarkStart w:name="_Toc11909378" w:id="59"/>
      <w:bookmarkStart w:name="_Toc330535352" w:id="60"/>
      <w:r>
        <w:t xml:space="preserve">1.3 Tujuan </w:t>
      </w:r>
      <w:bookmarkEnd w:id="54"/>
      <w:bookmarkEnd w:id="55"/>
      <w:bookmarkEnd w:id="56"/>
      <w:bookmarkEnd w:id="57"/>
      <w:bookmarkEnd w:id="58"/>
      <w:bookmarkEnd w:id="59"/>
      <w:bookmarkEnd w:id="60"/>
    </w:p>
    <w:p w:rsidR="0012694B" w:rsidP="42AAB30D" w:rsidRDefault="005E330D" w14:paraId="4549D32E" w14:textId="77777777">
      <w:pPr>
        <w:pStyle w:val="ParagrafPPKI"/>
      </w:pPr>
      <w:r w:rsidR="79E914A0">
        <w:rPr/>
        <w:t xml:space="preserve">Tujuan penelitian ini adalah menghasilkan rancangan </w:t>
      </w:r>
      <w:r w:rsidRPr="42AAB30D" w:rsidR="79E914A0">
        <w:rPr>
          <w:i w:val="1"/>
          <w:iCs w:val="1"/>
        </w:rPr>
        <w:t>serious</w:t>
      </w:r>
      <w:r w:rsidRPr="42AAB30D" w:rsidR="79E914A0">
        <w:rPr>
          <w:i w:val="1"/>
          <w:iCs w:val="1"/>
        </w:rPr>
        <w:t xml:space="preserve"> </w:t>
      </w:r>
      <w:r w:rsidRPr="42AAB30D" w:rsidR="79E914A0">
        <w:rPr>
          <w:i w:val="1"/>
          <w:iCs w:val="1"/>
        </w:rPr>
        <w:t>game</w:t>
      </w:r>
      <w:r w:rsidRPr="42AAB30D" w:rsidR="79E914A0">
        <w:rPr>
          <w:i w:val="1"/>
          <w:iCs w:val="1"/>
        </w:rPr>
        <w:t xml:space="preserve"> </w:t>
      </w:r>
      <w:r w:rsidR="79E914A0">
        <w:rPr/>
        <w:t xml:space="preserve">mengenai materi algoritma dan pemrograman untuk mata pelajaran Informatika SMA kelas X yang selaras dengan standar Kurikulum Merdeka. Produk akhir berupa </w:t>
      </w:r>
      <w:r w:rsidR="79E914A0">
        <w:rPr/>
        <w:t>Game</w:t>
      </w:r>
      <w:r w:rsidR="79E914A0">
        <w:rPr/>
        <w:t xml:space="preserve"> Design </w:t>
      </w:r>
      <w:r w:rsidR="79E914A0">
        <w:rPr/>
        <w:t>Document</w:t>
      </w:r>
      <w:r w:rsidR="79E914A0">
        <w:rPr/>
        <w:t xml:space="preserve"> (GDD) dan </w:t>
      </w:r>
      <w:r w:rsidRPr="42AAB30D" w:rsidR="79E914A0">
        <w:rPr>
          <w:i w:val="1"/>
          <w:iCs w:val="1"/>
        </w:rPr>
        <w:t>mock-up</w:t>
      </w:r>
      <w:r w:rsidRPr="42AAB30D" w:rsidR="79E914A0">
        <w:rPr>
          <w:i w:val="1"/>
          <w:iCs w:val="1"/>
        </w:rPr>
        <w:t xml:space="preserve"> </w:t>
      </w:r>
      <w:r w:rsidRPr="42AAB30D" w:rsidR="79E914A0">
        <w:rPr>
          <w:i w:val="1"/>
          <w:iCs w:val="1"/>
        </w:rPr>
        <w:t>game</w:t>
      </w:r>
      <w:r w:rsidR="79E914A0">
        <w:rPr/>
        <w:t xml:space="preserve"> akan dirancang dengan fokus pada aksesibilitas</w:t>
      </w:r>
      <w:r w:rsidR="79E914A0">
        <w:rPr/>
        <w:t>, kemudahan implementasi, dan kesesuaian dengan kebutuhan belajar siswa.</w:t>
      </w:r>
    </w:p>
    <w:p w:rsidR="0012694B" w:rsidRDefault="005E330D" w14:paraId="3C3770DD" w14:textId="77777777">
      <w:pPr>
        <w:pStyle w:val="Heading2"/>
        <w:jc w:val="left"/>
      </w:pPr>
      <w:bookmarkStart w:name="_Toc11909379" w:id="64"/>
      <w:bookmarkStart w:name="_Toc330535353" w:id="65"/>
      <w:bookmarkStart w:name="_Toc330964705" w:id="66"/>
      <w:bookmarkStart w:name="_Toc330535327" w:id="67"/>
      <w:bookmarkStart w:name="_Toc330535265" w:id="68"/>
      <w:bookmarkStart w:name="_Toc337163151" w:id="69"/>
      <w:bookmarkStart w:name="_Toc528732937" w:id="70"/>
      <w:r>
        <w:t xml:space="preserve">1.4 Manfaat </w:t>
      </w:r>
      <w:bookmarkEnd w:id="64"/>
      <w:bookmarkEnd w:id="65"/>
      <w:bookmarkEnd w:id="66"/>
      <w:bookmarkEnd w:id="67"/>
      <w:bookmarkEnd w:id="68"/>
      <w:bookmarkEnd w:id="69"/>
      <w:bookmarkEnd w:id="70"/>
    </w:p>
    <w:p w:rsidRPr="008367BE" w:rsidR="008367BE" w:rsidP="42AAB30D" w:rsidRDefault="008367BE" w14:paraId="70229F74" w14:textId="37160D73">
      <w:pPr>
        <w:pStyle w:val="ParagrafPPKI"/>
        <w:rPr/>
      </w:pPr>
      <w:r w:rsidR="7C3DAAEE">
        <w:rPr/>
        <w:t xml:space="preserve">Hasil penelitian ini diharapkan memberikan manfaat berupa model desain </w:t>
      </w:r>
      <w:r w:rsidR="7C3DAAEE">
        <w:rPr/>
        <w:t>serious</w:t>
      </w:r>
      <w:r w:rsidR="7C3DAAEE">
        <w:rPr/>
        <w:t xml:space="preserve"> </w:t>
      </w:r>
      <w:r w:rsidR="7C3DAAEE">
        <w:rPr/>
        <w:t>game</w:t>
      </w:r>
      <w:r w:rsidR="7C3DAAEE">
        <w:rPr/>
        <w:t xml:space="preserve"> sebagai referensi bagi pengembang dalam menciptakan alat pembelajaran algoritma dan pemrograman. Aplikasi yang dikembangkan bertujuan meningkatkan minat, motivasi, dan pemahaman siswa SMA kelas X melalui pendekatan interaktif, serta memudahkan pengajar dalam menyampaikan materi secara efektif dan efisien.</w:t>
      </w:r>
    </w:p>
    <w:p w:rsidR="0012694B" w:rsidRDefault="005E330D" w14:paraId="1407D713" w14:textId="77777777">
      <w:pPr>
        <w:pStyle w:val="Heading2"/>
        <w:jc w:val="left"/>
      </w:pPr>
      <w:bookmarkStart w:name="_Toc528732939" w:id="79"/>
      <w:bookmarkStart w:name="_Toc337163153" w:id="80"/>
      <w:bookmarkStart w:name="_Toc330964707" w:id="81"/>
      <w:bookmarkStart w:name="_Toc330535354" w:id="82"/>
      <w:bookmarkStart w:name="_Toc11909381" w:id="83"/>
      <w:bookmarkStart w:name="_Toc11909380" w:id="84"/>
      <w:bookmarkStart w:name="_Toc330535328" w:id="85"/>
      <w:bookmarkStart w:name="_Toc337163152" w:id="86"/>
      <w:bookmarkStart w:name="_Toc528732938" w:id="87"/>
      <w:bookmarkStart w:name="_Toc330964706" w:id="88"/>
      <w:bookmarkStart w:name="_Toc330535266" w:id="89"/>
      <w:r>
        <w:t xml:space="preserve">1.5 Ruang Lingkup </w:t>
      </w:r>
      <w:bookmarkEnd w:id="79"/>
      <w:bookmarkEnd w:id="80"/>
      <w:bookmarkEnd w:id="81"/>
      <w:bookmarkEnd w:id="82"/>
      <w:bookmarkEnd w:id="83"/>
      <w:bookmarkEnd w:id="84"/>
      <w:bookmarkEnd w:id="85"/>
      <w:bookmarkEnd w:id="86"/>
      <w:bookmarkEnd w:id="87"/>
      <w:bookmarkEnd w:id="88"/>
      <w:bookmarkEnd w:id="89"/>
    </w:p>
    <w:p w:rsidR="0012694B" w:rsidP="42AAB30D" w:rsidRDefault="0012694B" w14:paraId="2C68FA88" w14:textId="7E87B7BC">
      <w:pPr>
        <w:pStyle w:val="ParagrafPPKI"/>
      </w:pPr>
      <w:r w:rsidR="79E914A0">
        <w:rPr/>
        <w:t xml:space="preserve">Ruang lingkup penelitian yang dilakukan meliputi pengembangan </w:t>
      </w:r>
      <w:r w:rsidRPr="42AAB30D" w:rsidR="79E914A0">
        <w:rPr>
          <w:i w:val="1"/>
          <w:iCs w:val="1"/>
        </w:rPr>
        <w:t>serious</w:t>
      </w:r>
      <w:r w:rsidRPr="42AAB30D" w:rsidR="79E914A0">
        <w:rPr>
          <w:i w:val="1"/>
          <w:iCs w:val="1"/>
        </w:rPr>
        <w:t xml:space="preserve"> </w:t>
      </w:r>
      <w:r w:rsidRPr="42AAB30D" w:rsidR="79E914A0">
        <w:rPr>
          <w:i w:val="1"/>
          <w:iCs w:val="1"/>
        </w:rPr>
        <w:t>game</w:t>
      </w:r>
      <w:r w:rsidR="79E914A0">
        <w:rPr/>
        <w:t xml:space="preserve"> berfokus pada tahap analisis dan produksi yang diambil dari </w:t>
      </w:r>
      <w:r w:rsidRPr="42AAB30D" w:rsidR="79E914A0">
        <w:rPr>
          <w:i w:val="1"/>
          <w:iCs w:val="1"/>
        </w:rPr>
        <w:t>Serious</w:t>
      </w:r>
      <w:r w:rsidRPr="42AAB30D" w:rsidR="79E914A0">
        <w:rPr>
          <w:i w:val="1"/>
          <w:iCs w:val="1"/>
        </w:rPr>
        <w:t xml:space="preserve"> </w:t>
      </w:r>
      <w:r w:rsidRPr="42AAB30D" w:rsidR="79E914A0">
        <w:rPr>
          <w:i w:val="1"/>
          <w:iCs w:val="1"/>
        </w:rPr>
        <w:t>Game</w:t>
      </w:r>
      <w:r w:rsidRPr="42AAB30D" w:rsidR="79E914A0">
        <w:rPr>
          <w:i w:val="1"/>
          <w:iCs w:val="1"/>
        </w:rPr>
        <w:t xml:space="preserve"> Development Model</w:t>
      </w:r>
      <w:r w:rsidR="79E914A0">
        <w:rPr/>
        <w:t xml:space="preserve"> dengan hasilnya berupa </w:t>
      </w:r>
      <w:r w:rsidRPr="42AAB30D" w:rsidR="79E914A0">
        <w:rPr>
          <w:i w:val="1"/>
          <w:iCs w:val="1"/>
        </w:rPr>
        <w:t>Game</w:t>
      </w:r>
      <w:r w:rsidRPr="42AAB30D" w:rsidR="79E914A0">
        <w:rPr>
          <w:i w:val="1"/>
          <w:iCs w:val="1"/>
        </w:rPr>
        <w:t xml:space="preserve"> Design </w:t>
      </w:r>
      <w:r w:rsidRPr="42AAB30D" w:rsidR="79E914A0">
        <w:rPr>
          <w:i w:val="1"/>
          <w:iCs w:val="1"/>
        </w:rPr>
        <w:t>Document</w:t>
      </w:r>
      <w:r w:rsidRPr="42AAB30D" w:rsidR="79E914A0">
        <w:rPr>
          <w:i w:val="1"/>
          <w:iCs w:val="1"/>
        </w:rPr>
        <w:t xml:space="preserve"> </w:t>
      </w:r>
      <w:r w:rsidR="79E914A0">
        <w:rPr/>
        <w:t xml:space="preserve">dan </w:t>
      </w:r>
      <w:r w:rsidRPr="42AAB30D" w:rsidR="79E914A0">
        <w:rPr>
          <w:i w:val="1"/>
          <w:iCs w:val="1"/>
        </w:rPr>
        <w:t>mock-up</w:t>
      </w:r>
      <w:r w:rsidR="79E914A0">
        <w:rPr/>
        <w:t xml:space="preserve"> aplikasi permainan berisi materi edukasi algoritma dan pemrograman siswa SMA kelas X. Penelitian ini tidak mencakup implementasi penuh pada perangkat pembelajaran siswa.</w:t>
      </w:r>
    </w:p>
    <w:p w:rsidR="0012694B" w:rsidRDefault="005E330D" w14:paraId="525FFB69" w14:textId="61F846F7">
      <w:pPr>
        <w:pStyle w:val="Heading1"/>
      </w:pPr>
      <w:bookmarkStart w:name="_Toc330535267" w:id="93"/>
      <w:bookmarkStart w:name="_Toc330535329" w:id="94"/>
      <w:bookmarkStart w:name="_Toc13430548" w:id="95"/>
      <w:bookmarkStart w:name="_Toc330964708" w:id="96"/>
      <w:bookmarkStart w:name="_Toc330535355" w:id="97"/>
      <w:r w:rsidR="79E914A0">
        <w:rPr/>
        <w:t xml:space="preserve">II </w:t>
      </w:r>
      <w:r w:rsidR="12ECE31D">
        <w:rPr/>
        <w:t xml:space="preserve"> </w:t>
      </w:r>
      <w:r w:rsidR="79E914A0">
        <w:rPr/>
        <w:t>METODE</w:t>
      </w:r>
      <w:bookmarkEnd w:id="93"/>
      <w:bookmarkEnd w:id="94"/>
      <w:bookmarkEnd w:id="95"/>
      <w:bookmarkEnd w:id="96"/>
      <w:bookmarkEnd w:id="97"/>
    </w:p>
    <w:p w:rsidR="0012694B" w:rsidRDefault="005E330D" w14:paraId="473CDA57" w14:textId="77777777">
      <w:pPr>
        <w:pStyle w:val="Heading2"/>
        <w:jc w:val="left"/>
      </w:pPr>
      <w:r>
        <w:t>2.1 Data Penelitian</w:t>
      </w:r>
    </w:p>
    <w:p w:rsidR="0012694B" w:rsidP="42AAB30D" w:rsidRDefault="005E330D" w14:paraId="0491045D" w14:textId="04064C73">
      <w:pPr>
        <w:pStyle w:val="ParagrafPPKI"/>
        <w:suppressLineNumbers w:val="0"/>
        <w:bidi w:val="0"/>
        <w:spacing w:before="0" w:beforeAutospacing="off" w:after="0" w:afterAutospacing="off" w:line="240" w:lineRule="auto"/>
        <w:ind w:left="-10" w:right="0" w:hanging="10"/>
        <w:jc w:val="both"/>
      </w:pPr>
      <w:commentRangeStart w:id="100"/>
      <w:r w:rsidR="79E914A0">
        <w:rPr/>
        <w:t xml:space="preserve">Data penelitian </w:t>
      </w:r>
      <w:commentRangeEnd w:id="100"/>
      <w:r>
        <w:rPr>
          <w:rStyle w:val="CommentReference"/>
        </w:rPr>
        <w:commentReference w:id="100"/>
      </w:r>
      <w:r w:rsidR="79E914A0">
        <w:rPr/>
        <w:t xml:space="preserve">yang digunakan berupa data kualitatif. Data ini diperoleh melalui analisis tiga </w:t>
      </w:r>
      <w:r w:rsidRPr="42AAB30D" w:rsidR="79E914A0">
        <w:rPr>
          <w:i w:val="1"/>
          <w:iCs w:val="1"/>
        </w:rPr>
        <w:t>serious</w:t>
      </w:r>
      <w:r w:rsidRPr="42AAB30D" w:rsidR="79E914A0">
        <w:rPr>
          <w:i w:val="1"/>
          <w:iCs w:val="1"/>
        </w:rPr>
        <w:t xml:space="preserve"> </w:t>
      </w:r>
      <w:r w:rsidRPr="42AAB30D" w:rsidR="79E914A0">
        <w:rPr>
          <w:i w:val="1"/>
          <w:iCs w:val="1"/>
        </w:rPr>
        <w:t>game</w:t>
      </w:r>
      <w:r w:rsidR="79E914A0">
        <w:rPr/>
        <w:t xml:space="preserve"> yang memiliki tujuan pembelajaran serupa, yaitu algoritma dan pemrograman. Ketiga </w:t>
      </w:r>
      <w:r w:rsidRPr="42AAB30D" w:rsidR="79E914A0">
        <w:rPr>
          <w:i w:val="1"/>
          <w:iCs w:val="1"/>
        </w:rPr>
        <w:t>serious</w:t>
      </w:r>
      <w:r w:rsidRPr="42AAB30D" w:rsidR="79E914A0">
        <w:rPr>
          <w:i w:val="1"/>
          <w:iCs w:val="1"/>
        </w:rPr>
        <w:t xml:space="preserve"> </w:t>
      </w:r>
      <w:r w:rsidRPr="42AAB30D" w:rsidR="79E914A0">
        <w:rPr>
          <w:i w:val="1"/>
          <w:iCs w:val="1"/>
        </w:rPr>
        <w:t>game</w:t>
      </w:r>
      <w:r w:rsidR="79E914A0">
        <w:rPr/>
        <w:t xml:space="preserve"> tersebut adalah </w:t>
      </w:r>
      <w:r w:rsidR="79E914A0">
        <w:rPr/>
        <w:t>Prog&amp;Play</w:t>
      </w:r>
      <w:r w:rsidR="79E914A0">
        <w:rPr/>
        <w:t xml:space="preserve">, </w:t>
      </w:r>
      <w:r w:rsidR="79E914A0">
        <w:rPr/>
        <w:t>CodeCombat</w:t>
      </w:r>
      <w:r w:rsidR="79E914A0">
        <w:rPr/>
        <w:t xml:space="preserve">, dan </w:t>
      </w:r>
      <w:r w:rsidR="79E914A0">
        <w:rPr/>
        <w:t>Pyrates</w:t>
      </w:r>
      <w:r w:rsidR="79E914A0">
        <w:rPr/>
        <w:t>.</w:t>
      </w:r>
      <w:r w:rsidR="7A20BF49">
        <w:rPr/>
        <w:t xml:space="preserve"> </w:t>
      </w:r>
      <w:r w:rsidR="7C3DAAEE">
        <w:rPr/>
        <w:t xml:space="preserve">Selain itu terdapat data </w:t>
      </w:r>
      <w:r w:rsidR="6A16EFC2">
        <w:rPr/>
        <w:t>evaluasi</w:t>
      </w:r>
      <w:r w:rsidR="7C3DAAEE">
        <w:rPr/>
        <w:t xml:space="preserve"> </w:t>
      </w:r>
      <w:r w:rsidR="7C3DAAEE">
        <w:rPr/>
        <w:t xml:space="preserve">yang merupakan hasil </w:t>
      </w:r>
      <w:r w:rsidR="3BD59A26">
        <w:rPr/>
        <w:t>tahapan</w:t>
      </w:r>
      <w:r w:rsidR="7C3DAAEE">
        <w:rPr/>
        <w:t xml:space="preserve"> Evaluasi</w:t>
      </w:r>
      <w:r w:rsidR="2253E4A7">
        <w:rPr/>
        <w:t xml:space="preserve"> oleh</w:t>
      </w:r>
      <w:r w:rsidR="7C3DAAEE">
        <w:rPr/>
        <w:t xml:space="preserve"> Pakar.</w:t>
      </w:r>
      <w:r w:rsidR="7C3DAAEE">
        <w:rPr/>
        <w:t xml:space="preserve"> </w:t>
      </w:r>
    </w:p>
    <w:p w:rsidR="0012694B" w:rsidRDefault="005E330D" w14:paraId="4A612592" w14:textId="77777777">
      <w:pPr>
        <w:pStyle w:val="Heading2"/>
        <w:jc w:val="left"/>
      </w:pPr>
      <w:r>
        <w:t>2.2 Peralatan Penelitian</w:t>
      </w:r>
    </w:p>
    <w:p w:rsidR="0012694B" w:rsidRDefault="005E330D" w14:paraId="0BEB3E50" w14:textId="018EF755">
      <w:pPr>
        <w:pStyle w:val="Paragraf"/>
        <w:ind w:left="-10" w:firstLine="720"/>
      </w:pPr>
      <w:r w:rsidRPr="42AAB30D" w:rsidR="12ECE31D">
        <w:rPr>
          <w:rFonts w:eastAsia="Times New Roman" w:cs="Times New Roman"/>
        </w:rPr>
        <w:t>P</w:t>
      </w:r>
      <w:r w:rsidRPr="42AAB30D" w:rsidR="79E914A0">
        <w:rPr>
          <w:rFonts w:eastAsia="Times New Roman" w:cs="Times New Roman"/>
        </w:rPr>
        <w:t xml:space="preserve">eralatan yang digunakan </w:t>
      </w:r>
      <w:r w:rsidRPr="42AAB30D" w:rsidR="12ECE31D">
        <w:rPr>
          <w:rFonts w:eastAsia="Times New Roman" w:cs="Times New Roman"/>
        </w:rPr>
        <w:t xml:space="preserve">dalam penelitian ini </w:t>
      </w:r>
      <w:r w:rsidRPr="42AAB30D" w:rsidR="79E914A0">
        <w:rPr>
          <w:rFonts w:eastAsia="Times New Roman" w:cs="Times New Roman"/>
        </w:rPr>
        <w:t>dapat dilihat pada Tabel 1.</w:t>
      </w:r>
    </w:p>
    <w:p w:rsidR="0012694B" w:rsidP="42AAB30D" w:rsidRDefault="005E330D" w14:paraId="5AC24898" w14:textId="77777777">
      <w:pPr>
        <w:pStyle w:val="Paragraf"/>
        <w:spacing w:before="120" w:after="60"/>
        <w:jc w:val="center"/>
      </w:pPr>
      <w:r w:rsidRPr="42AAB30D" w:rsidR="79E914A0">
        <w:rPr>
          <w:rFonts w:eastAsia="Times New Roman" w:cs="Times New Roman"/>
        </w:rPr>
        <w:t>Tabel 1  Peralatan penelitian</w:t>
      </w:r>
    </w:p>
    <w:tbl>
      <w:tblPr>
        <w:tblStyle w:val="TableGrid"/>
        <w:tblW w:w="7935" w:type="dxa"/>
        <w:tblLayout w:type="fixed"/>
        <w:tblLook w:val="06A0" w:firstRow="1" w:lastRow="0" w:firstColumn="1" w:lastColumn="0" w:noHBand="1" w:noVBand="1"/>
      </w:tblPr>
      <w:tblGrid>
        <w:gridCol w:w="658"/>
        <w:gridCol w:w="1611"/>
        <w:gridCol w:w="2139"/>
        <w:gridCol w:w="3527"/>
      </w:tblGrid>
      <w:tr w:rsidR="0012694B" w:rsidTr="42AAB30D" w14:paraId="4746C737" w14:textId="77777777">
        <w:trPr>
          <w:trHeight w:val="300"/>
        </w:trPr>
        <w:tc>
          <w:tcPr>
            <w:tcW w:w="657" w:type="dxa"/>
            <w:tcBorders>
              <w:top w:val="single" w:color="111111" w:sz="8" w:space="0"/>
              <w:left w:val="nil"/>
              <w:bottom w:val="single" w:color="111111" w:sz="8" w:space="0"/>
              <w:right w:val="nil"/>
            </w:tcBorders>
            <w:tcMar/>
            <w:vAlign w:val="center"/>
          </w:tcPr>
          <w:p w:rsidR="0012694B" w:rsidRDefault="005E330D" w14:paraId="6A67DEA3" w14:textId="77777777">
            <w:pPr>
              <w:spacing w:line="240" w:lineRule="auto"/>
              <w:jc w:val="center"/>
            </w:pPr>
            <w:r>
              <w:rPr>
                <w:b/>
                <w:bCs/>
                <w:sz w:val="20"/>
                <w:szCs w:val="20"/>
              </w:rPr>
              <w:t>No</w:t>
            </w:r>
          </w:p>
        </w:tc>
        <w:tc>
          <w:tcPr>
            <w:tcW w:w="1611" w:type="dxa"/>
            <w:tcBorders>
              <w:top w:val="single" w:color="111111" w:sz="8" w:space="0"/>
              <w:left w:val="nil"/>
              <w:bottom w:val="single" w:color="111111" w:sz="8" w:space="0"/>
              <w:right w:val="nil"/>
            </w:tcBorders>
            <w:tcMar/>
            <w:vAlign w:val="center"/>
          </w:tcPr>
          <w:p w:rsidR="0012694B" w:rsidRDefault="005E330D" w14:paraId="2DD4F0E0" w14:textId="77777777">
            <w:pPr>
              <w:spacing w:line="240" w:lineRule="auto"/>
              <w:jc w:val="center"/>
            </w:pPr>
            <w:r>
              <w:rPr>
                <w:b/>
                <w:bCs/>
                <w:i/>
                <w:iCs/>
                <w:sz w:val="20"/>
                <w:szCs w:val="20"/>
              </w:rPr>
              <w:t>Tools</w:t>
            </w:r>
          </w:p>
        </w:tc>
        <w:tc>
          <w:tcPr>
            <w:tcW w:w="2139" w:type="dxa"/>
            <w:tcBorders>
              <w:top w:val="single" w:color="111111" w:sz="8" w:space="0"/>
              <w:left w:val="nil"/>
              <w:bottom w:val="single" w:color="111111" w:sz="8" w:space="0"/>
              <w:right w:val="nil"/>
            </w:tcBorders>
            <w:tcMar/>
            <w:vAlign w:val="center"/>
          </w:tcPr>
          <w:p w:rsidR="0012694B" w:rsidRDefault="005E330D" w14:paraId="5D299D29" w14:textId="77777777">
            <w:pPr>
              <w:spacing w:line="240" w:lineRule="auto"/>
              <w:jc w:val="center"/>
            </w:pPr>
            <w:r>
              <w:rPr>
                <w:b/>
                <w:bCs/>
                <w:sz w:val="20"/>
                <w:szCs w:val="20"/>
              </w:rPr>
              <w:t xml:space="preserve">Tahapan </w:t>
            </w:r>
            <w:r>
              <w:rPr>
                <w:b/>
                <w:bCs/>
                <w:sz w:val="20"/>
                <w:szCs w:val="20"/>
              </w:rPr>
              <w:t>Penelitian</w:t>
            </w:r>
          </w:p>
        </w:tc>
        <w:tc>
          <w:tcPr>
            <w:tcW w:w="3527" w:type="dxa"/>
            <w:tcBorders>
              <w:top w:val="single" w:color="111111" w:sz="8" w:space="0"/>
              <w:left w:val="nil"/>
              <w:bottom w:val="single" w:color="111111" w:sz="8" w:space="0"/>
              <w:right w:val="nil"/>
            </w:tcBorders>
            <w:tcMar/>
            <w:vAlign w:val="center"/>
          </w:tcPr>
          <w:p w:rsidR="0012694B" w:rsidRDefault="005E330D" w14:paraId="207F1B4B" w14:textId="77777777">
            <w:pPr>
              <w:spacing w:line="240" w:lineRule="auto"/>
              <w:jc w:val="center"/>
            </w:pPr>
            <w:r>
              <w:rPr>
                <w:b/>
                <w:bCs/>
                <w:sz w:val="20"/>
                <w:szCs w:val="20"/>
              </w:rPr>
              <w:t>Deskripsi</w:t>
            </w:r>
          </w:p>
        </w:tc>
      </w:tr>
      <w:tr w:rsidR="0012694B" w:rsidTr="42AAB30D" w14:paraId="610F3E21" w14:textId="77777777">
        <w:trPr>
          <w:trHeight w:val="300"/>
        </w:trPr>
        <w:tc>
          <w:tcPr>
            <w:tcW w:w="657" w:type="dxa"/>
            <w:tcBorders>
              <w:top w:val="single" w:color="000000" w:themeColor="text1" w:sz="8" w:space="0"/>
              <w:left w:val="nil"/>
              <w:bottom w:val="nil"/>
              <w:right w:val="nil"/>
            </w:tcBorders>
            <w:tcMar/>
          </w:tcPr>
          <w:p w:rsidR="0012694B" w:rsidRDefault="005E330D" w14:paraId="015560F3" w14:textId="77777777">
            <w:pPr>
              <w:spacing w:line="240" w:lineRule="auto"/>
              <w:jc w:val="left"/>
            </w:pPr>
            <w:r>
              <w:rPr>
                <w:sz w:val="20"/>
                <w:szCs w:val="20"/>
              </w:rPr>
              <w:t>1</w:t>
            </w:r>
          </w:p>
        </w:tc>
        <w:tc>
          <w:tcPr>
            <w:tcW w:w="1611" w:type="dxa"/>
            <w:tcBorders>
              <w:top w:val="single" w:color="000000" w:themeColor="text1" w:sz="8" w:space="0"/>
              <w:left w:val="nil"/>
              <w:bottom w:val="nil"/>
              <w:right w:val="nil"/>
            </w:tcBorders>
            <w:tcMar/>
          </w:tcPr>
          <w:p w:rsidR="0012694B" w:rsidRDefault="005E330D" w14:paraId="43750732" w14:textId="77777777">
            <w:pPr>
              <w:spacing w:line="240" w:lineRule="auto"/>
              <w:jc w:val="left"/>
            </w:pPr>
            <w:r>
              <w:rPr>
                <w:sz w:val="20"/>
                <w:szCs w:val="20"/>
              </w:rPr>
              <w:t>Google Sheets</w:t>
            </w:r>
          </w:p>
        </w:tc>
        <w:tc>
          <w:tcPr>
            <w:tcW w:w="2139" w:type="dxa"/>
            <w:tcBorders>
              <w:top w:val="single" w:color="000000" w:themeColor="text1" w:sz="8" w:space="0"/>
              <w:left w:val="nil"/>
              <w:bottom w:val="nil"/>
              <w:right w:val="nil"/>
            </w:tcBorders>
            <w:tcMar/>
          </w:tcPr>
          <w:p w:rsidR="0012694B" w:rsidRDefault="005E330D" w14:paraId="7BA1D67D" w14:textId="77777777">
            <w:pPr>
              <w:spacing w:line="240" w:lineRule="auto"/>
              <w:jc w:val="left"/>
            </w:pPr>
            <w:r>
              <w:rPr>
                <w:sz w:val="20"/>
                <w:szCs w:val="20"/>
              </w:rPr>
              <w:t>Analisis</w:t>
            </w:r>
          </w:p>
        </w:tc>
        <w:tc>
          <w:tcPr>
            <w:tcW w:w="3527" w:type="dxa"/>
            <w:tcBorders>
              <w:top w:val="single" w:color="000000" w:themeColor="text1" w:sz="8" w:space="0"/>
              <w:left w:val="nil"/>
              <w:bottom w:val="nil"/>
              <w:right w:val="nil"/>
            </w:tcBorders>
            <w:tcMar/>
          </w:tcPr>
          <w:p w:rsidR="0012694B" w:rsidP="42AAB30D" w:rsidRDefault="005E330D" w14:paraId="0AAE701A" w14:textId="2D4804FB">
            <w:pPr>
              <w:spacing w:line="240" w:lineRule="auto"/>
              <w:jc w:val="left"/>
              <w:rPr>
                <w:i w:val="1"/>
                <w:iCs w:val="1"/>
                <w:sz w:val="20"/>
                <w:szCs w:val="20"/>
              </w:rPr>
            </w:pPr>
            <w:r w:rsidRPr="42AAB30D" w:rsidR="79E914A0">
              <w:rPr>
                <w:sz w:val="20"/>
                <w:szCs w:val="20"/>
              </w:rPr>
              <w:t xml:space="preserve">Platform untuk </w:t>
            </w:r>
            <w:r w:rsidRPr="42AAB30D" w:rsidR="0222690F">
              <w:rPr>
                <w:sz w:val="20"/>
                <w:szCs w:val="20"/>
              </w:rPr>
              <w:t xml:space="preserve">analisis komponen </w:t>
            </w:r>
            <w:r w:rsidRPr="42AAB30D" w:rsidR="0222690F">
              <w:rPr>
                <w:sz w:val="20"/>
                <w:szCs w:val="20"/>
              </w:rPr>
              <w:t>serious</w:t>
            </w:r>
            <w:r w:rsidRPr="42AAB30D" w:rsidR="0222690F">
              <w:rPr>
                <w:sz w:val="20"/>
                <w:szCs w:val="20"/>
              </w:rPr>
              <w:t xml:space="preserve"> </w:t>
            </w:r>
            <w:r w:rsidRPr="42AAB30D" w:rsidR="0222690F">
              <w:rPr>
                <w:sz w:val="20"/>
                <w:szCs w:val="20"/>
              </w:rPr>
              <w:t>game</w:t>
            </w:r>
            <w:r w:rsidRPr="42AAB30D" w:rsidR="0222690F">
              <w:rPr>
                <w:sz w:val="20"/>
                <w:szCs w:val="20"/>
              </w:rPr>
              <w:t xml:space="preserve"> sebelumnya</w:t>
            </w:r>
          </w:p>
        </w:tc>
      </w:tr>
      <w:tr w:rsidR="0012694B" w:rsidTr="42AAB30D" w14:paraId="34F2250A" w14:textId="77777777">
        <w:trPr>
          <w:trHeight w:val="300"/>
        </w:trPr>
        <w:tc>
          <w:tcPr>
            <w:tcW w:w="657" w:type="dxa"/>
            <w:tcBorders>
              <w:top w:val="nil"/>
              <w:left w:val="nil"/>
              <w:bottom w:val="nil"/>
              <w:right w:val="nil"/>
            </w:tcBorders>
            <w:tcMar/>
          </w:tcPr>
          <w:p w:rsidR="0012694B" w:rsidRDefault="005E330D" w14:paraId="20CF6A08" w14:textId="77777777">
            <w:pPr>
              <w:spacing w:line="240" w:lineRule="auto"/>
              <w:jc w:val="left"/>
            </w:pPr>
            <w:r>
              <w:rPr>
                <w:sz w:val="20"/>
                <w:szCs w:val="20"/>
              </w:rPr>
              <w:t>2</w:t>
            </w:r>
          </w:p>
        </w:tc>
        <w:tc>
          <w:tcPr>
            <w:tcW w:w="1611" w:type="dxa"/>
            <w:tcBorders>
              <w:top w:val="nil"/>
              <w:left w:val="nil"/>
              <w:bottom w:val="nil"/>
              <w:right w:val="nil"/>
            </w:tcBorders>
            <w:tcMar/>
          </w:tcPr>
          <w:p w:rsidR="0012694B" w:rsidRDefault="005E330D" w14:paraId="502379EA" w14:textId="77777777">
            <w:pPr>
              <w:spacing w:line="240" w:lineRule="auto"/>
              <w:jc w:val="left"/>
            </w:pPr>
            <w:r>
              <w:rPr>
                <w:sz w:val="20"/>
                <w:szCs w:val="20"/>
              </w:rPr>
              <w:t>Notion</w:t>
            </w:r>
          </w:p>
        </w:tc>
        <w:tc>
          <w:tcPr>
            <w:tcW w:w="2139" w:type="dxa"/>
            <w:tcBorders>
              <w:top w:val="nil"/>
              <w:left w:val="nil"/>
              <w:bottom w:val="nil"/>
              <w:right w:val="nil"/>
            </w:tcBorders>
            <w:tcMar/>
          </w:tcPr>
          <w:p w:rsidR="0012694B" w:rsidP="42AAB30D" w:rsidRDefault="005E330D" w14:paraId="7C08EB02" w14:textId="3A80F163">
            <w:pPr>
              <w:spacing w:line="240" w:lineRule="auto"/>
              <w:jc w:val="left"/>
              <w:rPr>
                <w:i w:val="1"/>
                <w:iCs w:val="1"/>
                <w:sz w:val="20"/>
                <w:szCs w:val="20"/>
              </w:rPr>
            </w:pPr>
            <w:r w:rsidRPr="42AAB30D" w:rsidR="77D60DF7">
              <w:rPr>
                <w:sz w:val="20"/>
                <w:szCs w:val="20"/>
              </w:rPr>
              <w:t>Education</w:t>
            </w:r>
            <w:r w:rsidRPr="42AAB30D" w:rsidR="77D60DF7">
              <w:rPr>
                <w:sz w:val="20"/>
                <w:szCs w:val="20"/>
              </w:rPr>
              <w:t xml:space="preserve"> content ideation, </w:t>
            </w:r>
            <w:r w:rsidRPr="42AAB30D" w:rsidR="79E914A0">
              <w:rPr>
                <w:sz w:val="20"/>
                <w:szCs w:val="20"/>
              </w:rPr>
              <w:t xml:space="preserve">Pembuatan </w:t>
            </w:r>
            <w:r w:rsidRPr="42AAB30D" w:rsidR="79E914A0">
              <w:rPr>
                <w:i w:val="1"/>
                <w:iCs w:val="1"/>
                <w:sz w:val="20"/>
                <w:szCs w:val="20"/>
              </w:rPr>
              <w:t>game design document</w:t>
            </w:r>
          </w:p>
        </w:tc>
        <w:tc>
          <w:tcPr>
            <w:tcW w:w="3527" w:type="dxa"/>
            <w:tcBorders>
              <w:top w:val="nil"/>
              <w:left w:val="nil"/>
              <w:bottom w:val="nil"/>
              <w:right w:val="nil"/>
            </w:tcBorders>
            <w:tcMar/>
          </w:tcPr>
          <w:p w:rsidR="0012694B" w:rsidRDefault="005E330D" w14:paraId="7D2CA63B" w14:textId="7CD71F02">
            <w:pPr>
              <w:spacing w:line="240" w:lineRule="auto"/>
              <w:jc w:val="left"/>
            </w:pPr>
            <w:r w:rsidRPr="42AAB30D" w:rsidR="79E914A0">
              <w:rPr>
                <w:sz w:val="20"/>
                <w:szCs w:val="20"/>
              </w:rPr>
              <w:t xml:space="preserve">Platform untuk </w:t>
            </w:r>
            <w:r w:rsidRPr="42AAB30D" w:rsidR="3DC54BDF">
              <w:rPr>
                <w:sz w:val="20"/>
                <w:szCs w:val="20"/>
              </w:rPr>
              <w:t>penyusunan konsep dan dokumentasi desain game secara sistematis</w:t>
            </w:r>
          </w:p>
        </w:tc>
      </w:tr>
      <w:tr w:rsidR="0012694B" w:rsidTr="42AAB30D" w14:paraId="706820E4" w14:textId="77777777">
        <w:trPr>
          <w:trHeight w:val="300"/>
        </w:trPr>
        <w:tc>
          <w:tcPr>
            <w:tcW w:w="657" w:type="dxa"/>
            <w:tcBorders>
              <w:top w:val="nil"/>
              <w:left w:val="nil"/>
              <w:bottom w:val="nil"/>
              <w:right w:val="nil"/>
            </w:tcBorders>
            <w:tcMar/>
          </w:tcPr>
          <w:p w:rsidR="0012694B" w:rsidRDefault="005E330D" w14:paraId="4883B0FF" w14:textId="77777777">
            <w:pPr>
              <w:spacing w:line="240" w:lineRule="auto"/>
              <w:jc w:val="left"/>
            </w:pPr>
            <w:r>
              <w:rPr>
                <w:sz w:val="20"/>
                <w:szCs w:val="20"/>
              </w:rPr>
              <w:t>3</w:t>
            </w:r>
          </w:p>
        </w:tc>
        <w:tc>
          <w:tcPr>
            <w:tcW w:w="1611" w:type="dxa"/>
            <w:tcBorders>
              <w:top w:val="nil"/>
              <w:left w:val="nil"/>
              <w:bottom w:val="nil"/>
              <w:right w:val="nil"/>
            </w:tcBorders>
            <w:tcMar/>
          </w:tcPr>
          <w:p w:rsidR="0012694B" w:rsidRDefault="005E330D" w14:paraId="7F2A0199" w14:textId="77777777">
            <w:pPr>
              <w:spacing w:line="240" w:lineRule="auto"/>
              <w:jc w:val="left"/>
            </w:pPr>
            <w:r>
              <w:rPr>
                <w:sz w:val="20"/>
                <w:szCs w:val="20"/>
              </w:rPr>
              <w:t>Draw.io</w:t>
            </w:r>
          </w:p>
        </w:tc>
        <w:tc>
          <w:tcPr>
            <w:tcW w:w="2139" w:type="dxa"/>
            <w:tcBorders>
              <w:top w:val="nil"/>
              <w:left w:val="nil"/>
              <w:bottom w:val="nil"/>
              <w:right w:val="nil"/>
            </w:tcBorders>
            <w:tcMar/>
          </w:tcPr>
          <w:p w:rsidR="0012694B" w:rsidRDefault="005E330D" w14:paraId="098C380E" w14:textId="77777777">
            <w:pPr>
              <w:spacing w:line="240" w:lineRule="auto"/>
              <w:jc w:val="left"/>
            </w:pPr>
            <w:r>
              <w:rPr>
                <w:sz w:val="20"/>
                <w:szCs w:val="20"/>
              </w:rPr>
              <w:t xml:space="preserve">Pembuatan </w:t>
            </w:r>
            <w:r>
              <w:rPr>
                <w:i/>
                <w:iCs/>
                <w:sz w:val="20"/>
                <w:szCs w:val="20"/>
              </w:rPr>
              <w:t>game design document</w:t>
            </w:r>
            <w:r>
              <w:rPr>
                <w:sz w:val="20"/>
                <w:szCs w:val="20"/>
              </w:rPr>
              <w:t>, Evaluasi oleh pakar</w:t>
            </w:r>
          </w:p>
        </w:tc>
        <w:tc>
          <w:tcPr>
            <w:tcW w:w="3527" w:type="dxa"/>
            <w:tcBorders>
              <w:top w:val="nil"/>
              <w:left w:val="nil"/>
              <w:bottom w:val="nil"/>
              <w:right w:val="nil"/>
            </w:tcBorders>
            <w:tcMar/>
          </w:tcPr>
          <w:p w:rsidR="0012694B" w:rsidRDefault="005E330D" w14:paraId="634F3319" w14:textId="3BE594A0">
            <w:pPr>
              <w:spacing w:line="240" w:lineRule="auto"/>
              <w:jc w:val="left"/>
            </w:pPr>
            <w:r w:rsidRPr="42AAB30D" w:rsidR="79E914A0">
              <w:rPr>
                <w:sz w:val="20"/>
                <w:szCs w:val="20"/>
              </w:rPr>
              <w:t xml:space="preserve">Platform untuk </w:t>
            </w:r>
            <w:r w:rsidRPr="42AAB30D" w:rsidR="072EBAE6">
              <w:rPr>
                <w:sz w:val="20"/>
                <w:szCs w:val="20"/>
              </w:rPr>
              <w:t>merancang diagram alur dan visualisasi konsep permainan</w:t>
            </w:r>
          </w:p>
        </w:tc>
      </w:tr>
      <w:tr w:rsidR="0012694B" w:rsidTr="42AAB30D" w14:paraId="3418888D" w14:textId="77777777">
        <w:trPr>
          <w:trHeight w:val="300"/>
        </w:trPr>
        <w:tc>
          <w:tcPr>
            <w:tcW w:w="657" w:type="dxa"/>
            <w:tcBorders>
              <w:top w:val="nil"/>
              <w:left w:val="nil"/>
              <w:bottom w:val="nil"/>
              <w:right w:val="nil"/>
            </w:tcBorders>
            <w:tcMar/>
          </w:tcPr>
          <w:p w:rsidR="0012694B" w:rsidRDefault="005E330D" w14:paraId="65C2D0B9" w14:textId="77777777">
            <w:pPr>
              <w:spacing w:line="240" w:lineRule="auto"/>
              <w:jc w:val="left"/>
            </w:pPr>
            <w:r>
              <w:rPr>
                <w:sz w:val="20"/>
                <w:szCs w:val="20"/>
              </w:rPr>
              <w:t>4</w:t>
            </w:r>
          </w:p>
        </w:tc>
        <w:tc>
          <w:tcPr>
            <w:tcW w:w="1611" w:type="dxa"/>
            <w:tcBorders>
              <w:top w:val="nil"/>
              <w:left w:val="nil"/>
              <w:bottom w:val="nil"/>
              <w:right w:val="nil"/>
            </w:tcBorders>
            <w:tcMar/>
          </w:tcPr>
          <w:p w:rsidR="0012694B" w:rsidRDefault="005E330D" w14:paraId="7DCE39D2" w14:textId="77777777">
            <w:pPr>
              <w:spacing w:line="240" w:lineRule="auto"/>
              <w:jc w:val="left"/>
            </w:pPr>
            <w:r>
              <w:rPr>
                <w:sz w:val="20"/>
                <w:szCs w:val="20"/>
              </w:rPr>
              <w:t>Godot Engine</w:t>
            </w:r>
          </w:p>
        </w:tc>
        <w:tc>
          <w:tcPr>
            <w:tcW w:w="2139" w:type="dxa"/>
            <w:tcBorders>
              <w:top w:val="nil"/>
              <w:left w:val="nil"/>
              <w:bottom w:val="nil"/>
              <w:right w:val="nil"/>
            </w:tcBorders>
            <w:tcMar/>
          </w:tcPr>
          <w:p w:rsidR="0012694B" w:rsidRDefault="005E330D" w14:paraId="6B8D2DB7" w14:textId="77777777">
            <w:pPr>
              <w:spacing w:line="240" w:lineRule="auto"/>
              <w:ind w:left="10"/>
              <w:jc w:val="left"/>
            </w:pPr>
            <w:r>
              <w:rPr>
                <w:sz w:val="20"/>
                <w:szCs w:val="20"/>
              </w:rPr>
              <w:t xml:space="preserve">Pembuatan </w:t>
            </w:r>
            <w:r>
              <w:rPr>
                <w:i/>
                <w:iCs/>
                <w:sz w:val="20"/>
                <w:szCs w:val="20"/>
              </w:rPr>
              <w:t>mock-up</w:t>
            </w:r>
          </w:p>
        </w:tc>
        <w:tc>
          <w:tcPr>
            <w:tcW w:w="3527" w:type="dxa"/>
            <w:tcBorders>
              <w:top w:val="nil"/>
              <w:left w:val="nil"/>
              <w:bottom w:val="nil"/>
              <w:right w:val="nil"/>
            </w:tcBorders>
            <w:tcMar/>
          </w:tcPr>
          <w:p w:rsidR="0012694B" w:rsidRDefault="005E330D" w14:paraId="221FAC0F" w14:textId="3409E91A">
            <w:pPr>
              <w:spacing w:line="240" w:lineRule="auto"/>
              <w:jc w:val="left"/>
            </w:pPr>
            <w:r w:rsidRPr="42AAB30D" w:rsidR="79E914A0">
              <w:rPr>
                <w:sz w:val="20"/>
                <w:szCs w:val="20"/>
              </w:rPr>
              <w:t xml:space="preserve">Platform untuk </w:t>
            </w:r>
            <w:r w:rsidRPr="42AAB30D" w:rsidR="7A3D7D4C">
              <w:rPr>
                <w:sz w:val="20"/>
                <w:szCs w:val="20"/>
              </w:rPr>
              <w:t xml:space="preserve">mengelola aset dan memvisualisasikan desain game dalam bentuk </w:t>
            </w:r>
            <w:r w:rsidRPr="42AAB30D" w:rsidR="7A3D7D4C">
              <w:rPr>
                <w:i w:val="1"/>
                <w:iCs w:val="1"/>
                <w:sz w:val="20"/>
                <w:szCs w:val="20"/>
              </w:rPr>
              <w:t>mock-up</w:t>
            </w:r>
          </w:p>
        </w:tc>
      </w:tr>
      <w:tr w:rsidR="0012694B" w:rsidTr="42AAB30D" w14:paraId="5424146B" w14:textId="77777777">
        <w:trPr>
          <w:trHeight w:val="300"/>
        </w:trPr>
        <w:tc>
          <w:tcPr>
            <w:tcW w:w="657" w:type="dxa"/>
            <w:tcBorders>
              <w:top w:val="nil"/>
              <w:left w:val="nil"/>
              <w:bottom w:val="single" w:color="000000" w:themeColor="text1" w:sz="8" w:space="0"/>
              <w:right w:val="nil"/>
            </w:tcBorders>
            <w:tcMar/>
          </w:tcPr>
          <w:p w:rsidR="0012694B" w:rsidRDefault="005E330D" w14:paraId="2C3B5F8B" w14:textId="77777777">
            <w:pPr>
              <w:spacing w:line="240" w:lineRule="auto"/>
              <w:jc w:val="left"/>
            </w:pPr>
            <w:r>
              <w:rPr>
                <w:sz w:val="20"/>
                <w:szCs w:val="20"/>
              </w:rPr>
              <w:t>5</w:t>
            </w:r>
          </w:p>
        </w:tc>
        <w:tc>
          <w:tcPr>
            <w:tcW w:w="1611" w:type="dxa"/>
            <w:tcBorders>
              <w:top w:val="nil"/>
              <w:left w:val="nil"/>
              <w:bottom w:val="single" w:color="000000" w:themeColor="text1" w:sz="8" w:space="0"/>
              <w:right w:val="nil"/>
            </w:tcBorders>
            <w:tcMar/>
          </w:tcPr>
          <w:p w:rsidR="0012694B" w:rsidRDefault="005E330D" w14:paraId="7CCD148F" w14:textId="77777777">
            <w:pPr>
              <w:spacing w:line="240" w:lineRule="auto"/>
              <w:jc w:val="left"/>
            </w:pPr>
            <w:r>
              <w:rPr>
                <w:sz w:val="20"/>
                <w:szCs w:val="20"/>
              </w:rPr>
              <w:t>Zoom Meeting</w:t>
            </w:r>
          </w:p>
        </w:tc>
        <w:tc>
          <w:tcPr>
            <w:tcW w:w="2139" w:type="dxa"/>
            <w:tcBorders>
              <w:top w:val="nil"/>
              <w:left w:val="nil"/>
              <w:bottom w:val="single" w:color="000000" w:themeColor="text1" w:sz="8" w:space="0"/>
              <w:right w:val="nil"/>
            </w:tcBorders>
            <w:tcMar/>
          </w:tcPr>
          <w:p w:rsidR="0012694B" w:rsidRDefault="005E330D" w14:paraId="629AB393" w14:textId="77777777">
            <w:pPr>
              <w:spacing w:line="240" w:lineRule="auto"/>
              <w:jc w:val="left"/>
            </w:pPr>
            <w:r>
              <w:rPr>
                <w:sz w:val="20"/>
                <w:szCs w:val="20"/>
              </w:rPr>
              <w:t>Evaluasi oleh pakar</w:t>
            </w:r>
          </w:p>
        </w:tc>
        <w:tc>
          <w:tcPr>
            <w:tcW w:w="3527" w:type="dxa"/>
            <w:tcBorders>
              <w:top w:val="nil"/>
              <w:left w:val="nil"/>
              <w:bottom w:val="single" w:color="000000" w:themeColor="text1" w:sz="8" w:space="0"/>
              <w:right w:val="nil"/>
            </w:tcBorders>
            <w:tcMar/>
          </w:tcPr>
          <w:p w:rsidR="0012694B" w:rsidRDefault="005E330D" w14:paraId="63E7F161" w14:textId="122CD829">
            <w:pPr>
              <w:spacing w:line="240" w:lineRule="auto"/>
              <w:jc w:val="left"/>
            </w:pPr>
            <w:r w:rsidRPr="42AAB30D" w:rsidR="79E914A0">
              <w:rPr>
                <w:sz w:val="20"/>
                <w:szCs w:val="20"/>
              </w:rPr>
              <w:t xml:space="preserve">Platform untuk </w:t>
            </w:r>
            <w:r w:rsidRPr="42AAB30D" w:rsidR="22589F60">
              <w:rPr>
                <w:sz w:val="20"/>
                <w:szCs w:val="20"/>
              </w:rPr>
              <w:t xml:space="preserve">melakukan diskusi dengan pakar guna mendapatkan evaluasi dan memastikan desain </w:t>
            </w:r>
            <w:r w:rsidRPr="42AAB30D" w:rsidR="22589F60">
              <w:rPr>
                <w:sz w:val="20"/>
                <w:szCs w:val="20"/>
              </w:rPr>
              <w:t>game</w:t>
            </w:r>
            <w:r w:rsidRPr="42AAB30D" w:rsidR="22589F60">
              <w:rPr>
                <w:sz w:val="20"/>
                <w:szCs w:val="20"/>
              </w:rPr>
              <w:t xml:space="preserve"> sesuai tujuan pembelajaran</w:t>
            </w:r>
          </w:p>
        </w:tc>
      </w:tr>
    </w:tbl>
    <w:p w:rsidR="0012694B" w:rsidDel="00320946" w:rsidRDefault="0012694B" w14:paraId="07302238" w14:textId="3AC38D57">
      <w:pPr>
        <w:pStyle w:val="Heading2"/>
        <w:jc w:val="left"/>
        <w:rPr>
          <w:del w:author="anonymous" w:date="2025-07-15T06:30:00Z" w16du:dateUtc="2025-07-14T23:30:00Z" w:id="110"/>
        </w:rPr>
      </w:pPr>
    </w:p>
    <w:p w:rsidR="0012694B" w:rsidDel="00320946" w:rsidRDefault="0012694B" w14:paraId="5C9D6D8C" w14:textId="7B121BB1">
      <w:pPr>
        <w:spacing w:line="240" w:lineRule="auto"/>
        <w:jc w:val="left"/>
        <w:rPr>
          <w:del w:author="anonymous" w:date="2025-07-15T06:30:00Z" w16du:dateUtc="2025-07-14T23:30:00Z" w:id="111"/>
        </w:rPr>
      </w:pPr>
    </w:p>
    <w:p w:rsidR="0012694B" w:rsidDel="00320946" w:rsidRDefault="0012694B" w14:paraId="1E807E56" w14:textId="00BD5462">
      <w:pPr>
        <w:spacing w:line="240" w:lineRule="auto"/>
        <w:jc w:val="left"/>
        <w:rPr>
          <w:del w:author="anonymous" w:date="2025-07-15T06:30:00Z" w16du:dateUtc="2025-07-14T23:30:00Z" w:id="112"/>
        </w:rPr>
      </w:pPr>
    </w:p>
    <w:p w:rsidR="0012694B" w:rsidDel="00320946" w:rsidRDefault="0012694B" w14:paraId="427B60FD" w14:textId="7A5AE979">
      <w:pPr>
        <w:spacing w:line="240" w:lineRule="auto"/>
        <w:jc w:val="left"/>
        <w:rPr>
          <w:del w:author="anonymous" w:date="2025-07-15T06:30:00Z" w16du:dateUtc="2025-07-14T23:30:00Z" w:id="113"/>
        </w:rPr>
      </w:pPr>
    </w:p>
    <w:p w:rsidR="0012694B" w:rsidDel="00320946" w:rsidRDefault="0012694B" w14:paraId="1244A926" w14:textId="0CBBB7CE">
      <w:pPr>
        <w:spacing w:line="240" w:lineRule="auto"/>
        <w:ind w:firstLine="0"/>
        <w:jc w:val="left"/>
        <w:rPr>
          <w:del w:author="anonymous" w:date="2025-07-15T06:30:00Z" w16du:dateUtc="2025-07-14T23:30:00Z" w:id="114"/>
        </w:rPr>
      </w:pPr>
    </w:p>
    <w:p w:rsidR="0012694B" w:rsidDel="00320946" w:rsidRDefault="0012694B" w14:paraId="6F19C51C" w14:textId="1887079F">
      <w:pPr>
        <w:spacing w:line="240" w:lineRule="auto"/>
        <w:ind w:firstLine="0"/>
        <w:jc w:val="left"/>
        <w:rPr>
          <w:del w:author="anonymous" w:date="2025-07-15T06:30:00Z" w16du:dateUtc="2025-07-14T23:30:00Z" w:id="115"/>
        </w:rPr>
      </w:pPr>
    </w:p>
    <w:p w:rsidR="0012694B" w:rsidDel="00320946" w:rsidRDefault="0012694B" w14:paraId="4AABA6C0" w14:textId="0F3C1191">
      <w:pPr>
        <w:spacing w:line="240" w:lineRule="auto"/>
        <w:ind w:firstLine="0"/>
        <w:jc w:val="left"/>
        <w:rPr>
          <w:del w:author="anonymous" w:date="2025-07-15T06:30:00Z" w16du:dateUtc="2025-07-14T23:30:00Z" w:id="116"/>
        </w:rPr>
      </w:pPr>
    </w:p>
    <w:p w:rsidR="0012694B" w:rsidRDefault="005E330D" w14:paraId="3628FD06" w14:textId="77777777">
      <w:pPr>
        <w:pStyle w:val="Heading2"/>
        <w:jc w:val="left"/>
      </w:pPr>
      <w:r>
        <w:t>2</w:t>
      </w:r>
      <w:bookmarkStart w:name="_Toc13430551" w:id="117"/>
      <w:r>
        <w:t>.3 Tahapan Penelitian</w:t>
      </w:r>
      <w:bookmarkEnd w:id="117"/>
    </w:p>
    <w:p w:rsidR="0012694B" w:rsidP="42AAB30D" w:rsidRDefault="005E330D" w14:paraId="5D7FB0E2" w14:textId="77777777">
      <w:pPr>
        <w:pStyle w:val="ParagrafPPKI"/>
      </w:pPr>
      <w:r w:rsidR="79E914A0">
        <w:rPr/>
        <w:t xml:space="preserve">Penelitian ini menggunakan </w:t>
      </w:r>
      <w:r w:rsidRPr="42AAB30D" w:rsidR="79E914A0">
        <w:rPr>
          <w:i w:val="1"/>
          <w:iCs w:val="1"/>
        </w:rPr>
        <w:t>Serious</w:t>
      </w:r>
      <w:r w:rsidRPr="42AAB30D" w:rsidR="79E914A0">
        <w:rPr>
          <w:i w:val="1"/>
          <w:iCs w:val="1"/>
        </w:rPr>
        <w:t xml:space="preserve"> </w:t>
      </w:r>
      <w:r w:rsidRPr="42AAB30D" w:rsidR="79E914A0">
        <w:rPr>
          <w:i w:val="1"/>
          <w:iCs w:val="1"/>
        </w:rPr>
        <w:t>Game</w:t>
      </w:r>
      <w:r w:rsidRPr="42AAB30D" w:rsidR="79E914A0">
        <w:rPr>
          <w:i w:val="1"/>
          <w:iCs w:val="1"/>
        </w:rPr>
        <w:t xml:space="preserve"> Development Model</w:t>
      </w:r>
      <w:r w:rsidR="79E914A0">
        <w:rPr/>
        <w:t xml:space="preserve"> yang dikembangkan oleh </w:t>
      </w:r>
      <w:r w:rsidR="79E914A0">
        <w:rPr/>
        <w:t>Roedavan</w:t>
      </w:r>
      <w:r w:rsidR="79E914A0">
        <w:rPr/>
        <w:t xml:space="preserve"> </w:t>
      </w:r>
      <w:r w:rsidRPr="42AAB30D" w:rsidR="79E914A0">
        <w:rPr>
          <w:i w:val="1"/>
          <w:iCs w:val="1"/>
        </w:rPr>
        <w:t>et</w:t>
      </w:r>
      <w:r w:rsidRPr="42AAB30D" w:rsidR="79E914A0">
        <w:rPr>
          <w:i w:val="1"/>
          <w:iCs w:val="1"/>
        </w:rPr>
        <w:t xml:space="preserve"> </w:t>
      </w:r>
      <w:r w:rsidRPr="42AAB30D" w:rsidR="79E914A0">
        <w:rPr>
          <w:i w:val="1"/>
          <w:iCs w:val="1"/>
        </w:rPr>
        <w:t>al.</w:t>
      </w:r>
      <w:r w:rsidR="79E914A0">
        <w:rPr/>
        <w:t xml:space="preserve"> (2021) seperti yang dapat dilihat pada Gambar 1. Model ini mengintegrasikan proses </w:t>
      </w:r>
      <w:r w:rsidR="79E914A0">
        <w:rPr/>
        <w:t>iteratif</w:t>
      </w:r>
      <w:r w:rsidR="79E914A0">
        <w:rPr/>
        <w:t xml:space="preserve"> dari </w:t>
      </w:r>
      <w:r w:rsidRPr="42AAB30D" w:rsidR="79E914A0">
        <w:rPr>
          <w:i w:val="1"/>
          <w:iCs w:val="1"/>
        </w:rPr>
        <w:t>Game</w:t>
      </w:r>
      <w:r w:rsidRPr="42AAB30D" w:rsidR="79E914A0">
        <w:rPr>
          <w:i w:val="1"/>
          <w:iCs w:val="1"/>
        </w:rPr>
        <w:t xml:space="preserve"> Development Life </w:t>
      </w:r>
      <w:r w:rsidRPr="42AAB30D" w:rsidR="79E914A0">
        <w:rPr>
          <w:i w:val="1"/>
          <w:iCs w:val="1"/>
        </w:rPr>
        <w:t>Cycle</w:t>
      </w:r>
      <w:r w:rsidR="79E914A0">
        <w:rPr/>
        <w:t xml:space="preserve"> dengan prinsip </w:t>
      </w:r>
      <w:r w:rsidRPr="42AAB30D" w:rsidR="79E914A0">
        <w:rPr>
          <w:i w:val="1"/>
          <w:iCs w:val="1"/>
        </w:rPr>
        <w:t>Game-Based</w:t>
      </w:r>
      <w:r w:rsidRPr="42AAB30D" w:rsidR="79E914A0">
        <w:rPr>
          <w:i w:val="1"/>
          <w:iCs w:val="1"/>
        </w:rPr>
        <w:t xml:space="preserve"> </w:t>
      </w:r>
      <w:r w:rsidRPr="42AAB30D" w:rsidR="79E914A0">
        <w:rPr>
          <w:i w:val="1"/>
          <w:iCs w:val="1"/>
        </w:rPr>
        <w:t>Learning</w:t>
      </w:r>
      <w:r w:rsidR="79E914A0">
        <w:rPr/>
        <w:t xml:space="preserve"> untuk menciptakan interaksi intensif dalam pembelajaran berbasis permainan. </w:t>
      </w:r>
    </w:p>
    <w:p w:rsidR="0012694B" w:rsidP="42AAB30D" w:rsidRDefault="0012694B" w14:paraId="6D756151" w14:textId="5D512FF3">
      <w:pPr>
        <w:pStyle w:val="ParagrafPPKI"/>
      </w:pPr>
      <w:r w:rsidR="79E914A0">
        <w:rPr/>
        <w:t xml:space="preserve">Seperti yang telah dijelaskan pada subbab ruang lingkup, penelitian ini berfokus pada fase analisis dan produksi, dengan keluaran akhir berupa </w:t>
      </w:r>
      <w:r w:rsidRPr="42AAB30D" w:rsidR="79E914A0">
        <w:rPr>
          <w:i w:val="1"/>
          <w:iCs w:val="1"/>
        </w:rPr>
        <w:t>game</w:t>
      </w:r>
      <w:r w:rsidRPr="42AAB30D" w:rsidR="79E914A0">
        <w:rPr>
          <w:i w:val="1"/>
          <w:iCs w:val="1"/>
        </w:rPr>
        <w:t xml:space="preserve"> </w:t>
      </w:r>
      <w:r w:rsidRPr="42AAB30D" w:rsidR="79E914A0">
        <w:rPr>
          <w:i w:val="1"/>
          <w:iCs w:val="1"/>
        </w:rPr>
        <w:t>design</w:t>
      </w:r>
      <w:r w:rsidRPr="42AAB30D" w:rsidR="79E914A0">
        <w:rPr>
          <w:i w:val="1"/>
          <w:iCs w:val="1"/>
        </w:rPr>
        <w:t xml:space="preserve"> </w:t>
      </w:r>
      <w:r w:rsidRPr="42AAB30D" w:rsidR="79E914A0">
        <w:rPr>
          <w:i w:val="1"/>
          <w:iCs w:val="1"/>
        </w:rPr>
        <w:t>document</w:t>
      </w:r>
      <w:r w:rsidRPr="42AAB30D" w:rsidR="79E914A0">
        <w:rPr>
          <w:i w:val="1"/>
          <w:iCs w:val="1"/>
        </w:rPr>
        <w:t xml:space="preserve"> </w:t>
      </w:r>
      <w:r w:rsidR="79E914A0">
        <w:rPr/>
        <w:t>dan</w:t>
      </w:r>
      <w:r w:rsidRPr="42AAB30D" w:rsidR="79E914A0">
        <w:rPr>
          <w:i w:val="1"/>
          <w:iCs w:val="1"/>
        </w:rPr>
        <w:t xml:space="preserve"> </w:t>
      </w:r>
      <w:r w:rsidRPr="42AAB30D" w:rsidR="79E914A0">
        <w:rPr>
          <w:i w:val="1"/>
          <w:iCs w:val="1"/>
        </w:rPr>
        <w:t>mock-up</w:t>
      </w:r>
      <w:r w:rsidR="79E914A0">
        <w:rPr/>
        <w:t>. Tahapan penelitian dapat dilihat pada Gambar 1.</w:t>
      </w:r>
    </w:p>
    <w:p w:rsidR="0012694B" w:rsidP="42AAB30D" w:rsidRDefault="005E330D" w14:paraId="4B2355FD" w14:textId="77777777">
      <w:pPr>
        <w:pStyle w:val="Paragraf"/>
        <w:spacing w:before="120"/>
        <w:ind w:left="-11" w:firstLine="0"/>
        <w:jc w:val="center"/>
      </w:pPr>
      <w:r w:rsidR="79E914A0">
        <w:drawing>
          <wp:inline wp14:editId="1946E515" wp14:anchorId="271A9FA4">
            <wp:extent cx="5038724" cy="1238250"/>
            <wp:effectExtent l="0" t="0" r="0" b="0"/>
            <wp:docPr id="2" name="Image1" title=""/>
            <wp:cNvGraphicFramePr>
              <a:graphicFrameLocks noChangeAspect="1"/>
            </wp:cNvGraphicFramePr>
            <a:graphic>
              <a:graphicData uri="http://schemas.openxmlformats.org/drawingml/2006/picture">
                <pic:pic>
                  <pic:nvPicPr>
                    <pic:cNvPr id="0" name="Image1"/>
                    <pic:cNvPicPr/>
                  </pic:nvPicPr>
                  <pic:blipFill>
                    <a:blip r:embed="Re955f66a773f4412">
                      <a:extLst>
                        <a:ext xmlns:a="http://schemas.openxmlformats.org/drawingml/2006/main" uri="{28A0092B-C50C-407E-A947-70E740481C1C}">
                          <a14:useLocalDpi val="0"/>
                        </a:ext>
                      </a:extLst>
                    </a:blip>
                    <a:stretch>
                      <a:fillRect/>
                    </a:stretch>
                  </pic:blipFill>
                  <pic:spPr>
                    <a:xfrm rot="0" flipH="0" flipV="0">
                      <a:off x="0" y="0"/>
                      <a:ext cx="5038724" cy="1238250"/>
                    </a:xfrm>
                    <a:prstGeom prst="rect">
                      <a:avLst/>
                    </a:prstGeom>
                  </pic:spPr>
                </pic:pic>
              </a:graphicData>
            </a:graphic>
          </wp:inline>
        </w:drawing>
      </w:r>
      <w:r w:rsidRPr="42AAB30D" w:rsidR="79E914A0">
        <w:rPr>
          <w:rFonts w:eastAsia="Times New Roman" w:cs="Times New Roman"/>
        </w:rPr>
        <w:t>Gambar 1  Tahapan penelitian</w:t>
      </w:r>
    </w:p>
    <w:p w:rsidR="0012694B" w:rsidRDefault="0012694B" w14:paraId="25A6A49A" w14:textId="77777777">
      <w:pPr>
        <w:pStyle w:val="Paragraf"/>
        <w:ind w:left="-10" w:firstLine="0"/>
        <w:jc w:val="center"/>
        <w:rPr>
          <w:rFonts w:eastAsia="Times New Roman" w:cs="Times New Roman"/>
        </w:rPr>
      </w:pPr>
    </w:p>
    <w:p w:rsidR="0012694B" w:rsidP="42AAB30D" w:rsidRDefault="005E330D" w14:paraId="3C00D3D8" w14:textId="13A368E2">
      <w:pPr>
        <w:pStyle w:val="Heading3"/>
        <w:spacing w:line="240" w:lineRule="auto"/>
        <w:ind w:left="284" w:firstLine="0"/>
        <w:rPr>
          <w:rFonts w:ascii="Times New Roman" w:hAnsi="Times New Roman" w:eastAsia="Times New Roman" w:cs="Times New Roman"/>
        </w:rPr>
      </w:pPr>
      <w:r w:rsidRPr="42AAB30D" w:rsidR="79E914A0">
        <w:rPr>
          <w:rFonts w:ascii="Times New Roman" w:hAnsi="Times New Roman" w:eastAsia="Times New Roman" w:cs="Times New Roman"/>
          <w:i w:val="0"/>
          <w:iCs w:val="0"/>
        </w:rPr>
        <w:t>2.3.1</w:t>
      </w:r>
      <w:r w:rsidRPr="42AAB30D" w:rsidR="79E914A0">
        <w:rPr>
          <w:rFonts w:ascii="Times New Roman" w:hAnsi="Times New Roman" w:eastAsia="Times New Roman" w:cs="Times New Roman"/>
        </w:rPr>
        <w:t xml:space="preserve"> </w:t>
      </w:r>
      <w:r w:rsidRPr="42AAB30D" w:rsidR="79E914A0">
        <w:rPr>
          <w:rFonts w:ascii="Times New Roman" w:hAnsi="Times New Roman" w:eastAsia="Times New Roman" w:cs="Times New Roman"/>
        </w:rPr>
        <w:t>Analysis</w:t>
      </w:r>
    </w:p>
    <w:p w:rsidR="0012694B" w:rsidP="42AAB30D" w:rsidRDefault="005E330D" w14:paraId="06CBD2F3" w14:textId="3D3812FE">
      <w:pPr>
        <w:pStyle w:val="ParagrafPPKI"/>
        <w:ind w:left="284"/>
      </w:pPr>
      <w:r w:rsidR="79E914A0">
        <w:rPr/>
        <w:t xml:space="preserve">Penelitian diawali dengan </w:t>
      </w:r>
      <w:r w:rsidR="392D7C65">
        <w:rPr/>
        <w:t>a</w:t>
      </w:r>
      <w:r w:rsidR="392D7C65">
        <w:rPr/>
        <w:t xml:space="preserve">nalisis </w:t>
      </w:r>
      <w:r w:rsidRPr="42AAB30D" w:rsidR="392D7C65">
        <w:rPr>
          <w:i w:val="1"/>
          <w:iCs w:val="1"/>
        </w:rPr>
        <w:t>serious</w:t>
      </w:r>
      <w:r w:rsidRPr="42AAB30D" w:rsidR="392D7C65">
        <w:rPr>
          <w:i w:val="1"/>
          <w:iCs w:val="1"/>
        </w:rPr>
        <w:t xml:space="preserve"> </w:t>
      </w:r>
      <w:r w:rsidRPr="42AAB30D" w:rsidR="392D7C65">
        <w:rPr>
          <w:i w:val="1"/>
          <w:iCs w:val="1"/>
        </w:rPr>
        <w:t>game</w:t>
      </w:r>
      <w:r w:rsidR="392D7C65">
        <w:rPr/>
        <w:t xml:space="preserve"> sebelumnya</w:t>
      </w:r>
      <w:r w:rsidR="392D7C65">
        <w:rPr/>
        <w:t xml:space="preserve"> </w:t>
      </w:r>
      <w:r w:rsidR="79E914A0">
        <w:rPr/>
        <w:t xml:space="preserve">terhadap tiga </w:t>
      </w:r>
      <w:r w:rsidRPr="42AAB30D" w:rsidR="79E914A0">
        <w:rPr>
          <w:i w:val="1"/>
          <w:iCs w:val="1"/>
        </w:rPr>
        <w:t>serious</w:t>
      </w:r>
      <w:r w:rsidRPr="42AAB30D" w:rsidR="79E914A0">
        <w:rPr>
          <w:i w:val="1"/>
          <w:iCs w:val="1"/>
        </w:rPr>
        <w:t xml:space="preserve"> </w:t>
      </w:r>
      <w:r w:rsidRPr="42AAB30D" w:rsidR="79E914A0">
        <w:rPr>
          <w:i w:val="1"/>
          <w:iCs w:val="1"/>
        </w:rPr>
        <w:t>game</w:t>
      </w:r>
      <w:r w:rsidR="79E914A0">
        <w:rPr/>
        <w:t xml:space="preserve">, yaitu </w:t>
      </w:r>
      <w:r w:rsidR="79E914A0">
        <w:rPr/>
        <w:t>Prog&amp;Play</w:t>
      </w:r>
      <w:r w:rsidR="79E914A0">
        <w:rPr/>
        <w:t xml:space="preserve">, </w:t>
      </w:r>
      <w:r w:rsidR="79E914A0">
        <w:rPr/>
        <w:t>CodeCombat</w:t>
      </w:r>
      <w:r w:rsidR="79E914A0">
        <w:rPr/>
        <w:t xml:space="preserve">, dan </w:t>
      </w:r>
      <w:r w:rsidR="79E914A0">
        <w:rPr/>
        <w:t>Pyrates</w:t>
      </w:r>
      <w:r w:rsidR="79E914A0">
        <w:rPr/>
        <w:t xml:space="preserve"> menggunakan metode </w:t>
      </w:r>
      <w:r w:rsidR="79E914A0">
        <w:rPr/>
        <w:t>Learning</w:t>
      </w:r>
      <w:r w:rsidR="79E914A0">
        <w:rPr/>
        <w:t xml:space="preserve"> </w:t>
      </w:r>
      <w:r w:rsidR="79E914A0">
        <w:rPr/>
        <w:t>Mechanics-Game</w:t>
      </w:r>
      <w:r w:rsidR="79E914A0">
        <w:rPr/>
        <w:t xml:space="preserve"> </w:t>
      </w:r>
      <w:r w:rsidR="79E914A0">
        <w:rPr/>
        <w:t>Mechanics</w:t>
      </w:r>
      <w:r w:rsidR="79E914A0">
        <w:rPr/>
        <w:t xml:space="preserve"> oleh </w:t>
      </w:r>
      <w:r w:rsidR="79E914A0">
        <w:rPr/>
        <w:t>Arnab</w:t>
      </w:r>
      <w:r w:rsidR="79E914A0">
        <w:rPr/>
        <w:t xml:space="preserve"> </w:t>
      </w:r>
      <w:r w:rsidRPr="42AAB30D" w:rsidR="79E914A0">
        <w:rPr>
          <w:i w:val="1"/>
          <w:iCs w:val="1"/>
        </w:rPr>
        <w:t>et</w:t>
      </w:r>
      <w:r w:rsidRPr="42AAB30D" w:rsidR="79E914A0">
        <w:rPr>
          <w:i w:val="1"/>
          <w:iCs w:val="1"/>
        </w:rPr>
        <w:t xml:space="preserve"> </w:t>
      </w:r>
      <w:r w:rsidRPr="42AAB30D" w:rsidR="79E914A0">
        <w:rPr>
          <w:i w:val="1"/>
          <w:iCs w:val="1"/>
        </w:rPr>
        <w:t>al.</w:t>
      </w:r>
      <w:r w:rsidR="79E914A0">
        <w:rPr/>
        <w:t xml:space="preserve"> (2015). Analisis ini dilakukan untuk mengidentifikasi keterkaitan antara metode pembelajaran dan implementasi elemen permainan yang dalam konteks pembelajaran algoritma dan pemrograman. Hasil analisis ini kemudian digunakan sebagai referensi untuk menyusun  strategi pembelajaran dan mekanik dalam </w:t>
      </w:r>
      <w:r w:rsidRPr="42AAB30D" w:rsidR="79E914A0">
        <w:rPr>
          <w:i w:val="1"/>
          <w:iCs w:val="1"/>
        </w:rPr>
        <w:t>game</w:t>
      </w:r>
      <w:r w:rsidR="79E914A0">
        <w:rPr/>
        <w:t xml:space="preserve"> yang akan dikembangkan.</w:t>
      </w:r>
    </w:p>
    <w:p w:rsidR="0012694B" w:rsidRDefault="0012694B" w14:paraId="546860B5" w14:textId="77777777">
      <w:pPr>
        <w:pStyle w:val="Paragraf"/>
        <w:ind w:left="620" w:firstLine="720"/>
        <w:rPr>
          <w:rFonts w:eastAsia="Times New Roman" w:cs="Times New Roman"/>
        </w:rPr>
      </w:pPr>
    </w:p>
    <w:p w:rsidR="0012694B" w:rsidDel="008367BE" w:rsidP="42AAB30D" w:rsidRDefault="00613781" w14:paraId="0CE09595" w14:textId="72BC5260">
      <w:pPr>
        <w:pStyle w:val="Paragraf"/>
        <w:ind w:left="720" w:hanging="360"/>
        <w:jc w:val="center"/>
        <w:rPr>
          <w:i w:val="1"/>
          <w:iCs w:val="1"/>
        </w:rPr>
        <w:rPr>
          <w:rFonts w:ascii="Times New Roman" w:hAnsi="Times New Roman" w:cs="Times New Roman"/>
          <w:i/>
          <w:iCs/>
          <w:rPrChange w:author="anonymous" w:date="2025-07-15T06:33:00Z" w16du:dateUtc="2025-07-14T23:33:00Z" w:id="142">
            <w:rPr>
              <w:del w:author="anonymous" w:date="2025-07-15T06:57:00Z" w16du:dateUtc="2025-07-14T23:57:00Z" w:id="143"/>
            </w:rPr>
          </w:rPrChange>
        </w:rPr>
        <w:rPr/>
      </w:pPr>
      <w:r w:rsidRPr="00872298">
        <w:rPr>
          <w:rFonts w:cs="Times New Roman"/>
          <w:i/>
          <w:iCs/>
          <w:noProof/>
          <w:rPrChange w:author="anonymous" w:date="2025-07-15T06:33:00Z" w16du:dateUtc="2025-07-14T23:33:00Z" w:id="139">
            <w:rPr>
              <w:noProof/>
            </w:rPr>
          </w:rPrChange>
        </w:rPr>
        <w:drawing>
          <wp:anchor distT="0" distB="0" distL="0" distR="0" simplePos="0" relativeHeight="5" behindDoc="0" locked="0" layoutInCell="0" allowOverlap="1" wp14:anchorId="0041991B" wp14:editId="027627D9">
            <wp:simplePos x="0" y="0"/>
            <wp:positionH relativeFrom="column">
              <wp:posOffset>470535</wp:posOffset>
            </wp:positionH>
            <wp:positionV relativeFrom="paragraph">
              <wp:posOffset>446</wp:posOffset>
            </wp:positionV>
            <wp:extent cx="4589145" cy="418465"/>
            <wp:effectExtent l="0" t="0" r="0" b="0"/>
            <wp:wrapTopAndBottom/>
            <wp:docPr id="4"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6"/>
                    <pic:cNvPicPr>
                      <a:picLocks noChangeAspect="1" noChangeArrowheads="1"/>
                    </pic:cNvPicPr>
                  </pic:nvPicPr>
                  <pic:blipFill>
                    <a:blip r:embed="rId20"/>
                    <a:stretch>
                      <a:fillRect/>
                    </a:stretch>
                  </pic:blipFill>
                  <pic:spPr bwMode="auto">
                    <a:xfrm>
                      <a:off x="0" y="0"/>
                      <a:ext cx="4589145" cy="418465"/>
                    </a:xfrm>
                    <a:prstGeom prst="rect">
                      <a:avLst/>
                    </a:prstGeom>
                    <a:noFill/>
                  </pic:spPr>
                </pic:pic>
              </a:graphicData>
            </a:graphic>
          </wp:anchor>
        </w:drawing>
      </w:r>
      <w:r w:rsidR="79E914A0">
        <w:rPr/>
        <w:t>Ga</w:t>
      </w:r>
      <w:r w:rsidR="308DCD46">
        <w:rPr/>
        <w:t>Ga</w:t>
      </w:r>
      <w:r w:rsidR="79E914A0">
        <w:rPr/>
        <w:t>mbar</w:t>
      </w:r>
      <w:r w:rsidR="79E914A0">
        <w:rPr/>
        <w:t xml:space="preserve"> </w:t>
      </w:r>
      <w:r w:rsidR="392D7C65">
        <w:rPr/>
        <w:t>2</w:t>
      </w:r>
      <w:r w:rsidR="79E914A0">
        <w:rPr/>
        <w:t xml:space="preserve">  Tahapan </w:t>
      </w:r>
      <w:r w:rsidRPr="42AAB30D" w:rsidR="79E914A0">
        <w:rPr>
          <w:i w:val="1"/>
          <w:iCs w:val="1"/>
        </w:rPr>
        <w:t>Education</w:t>
      </w:r>
      <w:r w:rsidRPr="42AAB30D" w:rsidR="79E914A0">
        <w:rPr>
          <w:i w:val="1"/>
          <w:iCs w:val="1"/>
        </w:rPr>
        <w:t xml:space="preserve"> </w:t>
      </w:r>
      <w:r w:rsidRPr="42AAB30D" w:rsidR="79E914A0">
        <w:rPr>
          <w:i w:val="1"/>
          <w:iCs w:val="1"/>
        </w:rPr>
        <w:t>Content</w:t>
      </w:r>
      <w:r w:rsidRPr="42AAB30D" w:rsidR="79E914A0">
        <w:rPr>
          <w:i w:val="1"/>
          <w:iCs w:val="1"/>
        </w:rPr>
        <w:t xml:space="preserve"> </w:t>
      </w:r>
      <w:r w:rsidRPr="42AAB30D" w:rsidR="79E914A0">
        <w:rPr>
          <w:i w:val="1"/>
          <w:iCs w:val="1"/>
        </w:rPr>
        <w:t>Ideation</w:t>
      </w:r>
    </w:p>
    <w:p w:rsidR="0012694B" w:rsidP="42AAB30D" w:rsidRDefault="005E330D" w14:paraId="3FF86B93" w14:textId="1A187029">
      <w:pPr>
        <w:pStyle w:val="ParagrafPPKI"/>
        <w:ind w:left="284"/>
      </w:pPr>
      <w:r w:rsidR="392D7C65">
        <w:rPr/>
        <w:t xml:space="preserve">Setelah menganalisis </w:t>
      </w:r>
      <w:r w:rsidRPr="42AAB30D" w:rsidR="392D7C65">
        <w:rPr>
          <w:i w:val="1"/>
          <w:iCs w:val="1"/>
        </w:rPr>
        <w:t>game</w:t>
      </w:r>
      <w:r w:rsidR="392D7C65">
        <w:rPr/>
        <w:t xml:space="preserve"> pembelajaran yang ada, </w:t>
      </w:r>
      <w:r w:rsidR="392D7C65">
        <w:rPr/>
        <w:t>dilanjutkan</w:t>
      </w:r>
      <w:r w:rsidR="392D7C65">
        <w:rPr/>
        <w:t xml:space="preserve"> ke tahap </w:t>
      </w:r>
      <w:r w:rsidRPr="42AAB30D" w:rsidR="392D7C65">
        <w:rPr>
          <w:rStyle w:val="Emphasis"/>
        </w:rPr>
        <w:t>Education</w:t>
      </w:r>
      <w:r w:rsidRPr="42AAB30D" w:rsidR="392D7C65">
        <w:rPr>
          <w:rStyle w:val="Emphasis"/>
        </w:rPr>
        <w:t xml:space="preserve"> </w:t>
      </w:r>
      <w:r w:rsidRPr="42AAB30D" w:rsidR="392D7C65">
        <w:rPr>
          <w:rStyle w:val="Emphasis"/>
        </w:rPr>
        <w:t>Content</w:t>
      </w:r>
      <w:r w:rsidRPr="42AAB30D" w:rsidR="392D7C65">
        <w:rPr>
          <w:rStyle w:val="Emphasis"/>
        </w:rPr>
        <w:t xml:space="preserve"> </w:t>
      </w:r>
      <w:r w:rsidRPr="42AAB30D" w:rsidR="392D7C65">
        <w:rPr>
          <w:rStyle w:val="Emphasis"/>
        </w:rPr>
        <w:t>Ideation</w:t>
      </w:r>
      <w:r w:rsidR="392D7C65">
        <w:rPr/>
        <w:t xml:space="preserve"> berdasarkan panduan </w:t>
      </w:r>
      <w:r w:rsidR="392D7C65">
        <w:rPr/>
        <w:t>Roedavan</w:t>
      </w:r>
      <w:r w:rsidR="392D7C65">
        <w:rPr/>
        <w:t xml:space="preserve"> </w:t>
      </w:r>
      <w:r w:rsidRPr="42AAB30D" w:rsidR="392D7C65">
        <w:rPr>
          <w:i w:val="1"/>
          <w:iCs w:val="1"/>
        </w:rPr>
        <w:t>et</w:t>
      </w:r>
      <w:r w:rsidRPr="42AAB30D" w:rsidR="392D7C65">
        <w:rPr>
          <w:i w:val="1"/>
          <w:iCs w:val="1"/>
        </w:rPr>
        <w:t xml:space="preserve"> </w:t>
      </w:r>
      <w:r w:rsidRPr="42AAB30D" w:rsidR="392D7C65">
        <w:rPr>
          <w:i w:val="1"/>
          <w:iCs w:val="1"/>
        </w:rPr>
        <w:t>al.</w:t>
      </w:r>
      <w:r w:rsidR="392D7C65">
        <w:rPr/>
        <w:t xml:space="preserve"> (2023), dengan tujuan mengidentifikasi, merancang, dan memetakan materi pembelajaran ke dalam struktur permainan. Proses ini dimulai dengan penentuan </w:t>
      </w:r>
      <w:r w:rsidRPr="42AAB30D" w:rsidR="392D7C65">
        <w:rPr>
          <w:rStyle w:val="Emphasis"/>
        </w:rPr>
        <w:t>learning</w:t>
      </w:r>
      <w:r w:rsidRPr="42AAB30D" w:rsidR="392D7C65">
        <w:rPr>
          <w:rStyle w:val="Emphasis"/>
        </w:rPr>
        <w:t xml:space="preserve"> </w:t>
      </w:r>
      <w:r w:rsidRPr="42AAB30D" w:rsidR="392D7C65">
        <w:rPr>
          <w:rStyle w:val="Emphasis"/>
        </w:rPr>
        <w:t>objective</w:t>
      </w:r>
      <w:r w:rsidR="392D7C65">
        <w:rPr/>
        <w:t xml:space="preserve"> tiap </w:t>
      </w:r>
      <w:r w:rsidR="392D7C65">
        <w:rPr/>
        <w:t>subtopik</w:t>
      </w:r>
      <w:r w:rsidR="392D7C65">
        <w:rPr/>
        <w:t xml:space="preserve"> berdasarkan Capaian Pembelajaran (CP) Kurikulum Merdeka Fase E untuk mata pelajaran Informatika, yang kemudian dipetakan ke dalam tipologi misi yang sesuai. Selanjutnya, peneliti merancang narasi kontekstual, memilih mekanik permainan, dan menyusun struktur konten per misi berdasarkan tahapan berpikir </w:t>
      </w:r>
      <w:r w:rsidR="392D7C65">
        <w:rPr/>
        <w:t>algoritmik</w:t>
      </w:r>
      <w:r w:rsidR="392D7C65">
        <w:rPr/>
        <w:t xml:space="preserve">. </w:t>
      </w:r>
      <w:r w:rsidR="79E914A0">
        <w:rPr/>
        <w:t xml:space="preserve">Materi yang dikembangkan mencakup tujuh topik utama: Membaca &amp; Menulis Algoritma, Mengetik &amp; Menjalankan Program, </w:t>
      </w:r>
      <w:r w:rsidR="79E914A0">
        <w:rPr/>
        <w:t>Input</w:t>
      </w:r>
      <w:r w:rsidR="79E914A0">
        <w:rPr/>
        <w:t xml:space="preserve"> &amp; </w:t>
      </w:r>
      <w:r w:rsidR="79E914A0">
        <w:rPr/>
        <w:t>Output</w:t>
      </w:r>
      <w:r w:rsidR="79E914A0">
        <w:rPr/>
        <w:t xml:space="preserve">, Variabel &amp; Ekspresi, Struktur Kontrol Keputusan, Struktur Kontrol Perulangan, </w:t>
      </w:r>
      <w:r w:rsidR="392D7C65">
        <w:rPr/>
        <w:t>d</w:t>
      </w:r>
      <w:r w:rsidR="79E914A0">
        <w:rPr/>
        <w:t xml:space="preserve">an Fungsi. Alur proses </w:t>
      </w:r>
      <w:r w:rsidR="79E914A0">
        <w:rPr/>
        <w:t>ideasi</w:t>
      </w:r>
      <w:r w:rsidR="79E914A0">
        <w:rPr/>
        <w:t xml:space="preserve"> ini digambarkan pada Gambar </w:t>
      </w:r>
      <w:r w:rsidR="392D7C65">
        <w:rPr/>
        <w:t>2</w:t>
      </w:r>
      <w:r w:rsidR="79E914A0">
        <w:rPr/>
        <w:t>.</w:t>
      </w:r>
    </w:p>
    <w:p w:rsidR="0012694B" w:rsidP="42AAB30D" w:rsidRDefault="005E330D" w14:paraId="3843C078" w14:textId="77777777">
      <w:pPr>
        <w:spacing w:before="245" w:after="0" w:line="240" w:lineRule="auto"/>
        <w:ind w:left="284"/>
        <w:rPr>
          <w:i w:val="1"/>
          <w:iCs w:val="1"/>
        </w:rPr>
      </w:pPr>
      <w:r w:rsidR="79E914A0">
        <w:rPr/>
        <w:t>2.3.2</w:t>
      </w:r>
      <w:r w:rsidRPr="42AAB30D" w:rsidR="79E914A0">
        <w:rPr>
          <w:i w:val="1"/>
          <w:iCs w:val="1"/>
        </w:rPr>
        <w:t xml:space="preserve"> </w:t>
      </w:r>
      <w:r w:rsidRPr="42AAB30D" w:rsidR="79E914A0">
        <w:rPr>
          <w:i w:val="1"/>
          <w:iCs w:val="1"/>
        </w:rPr>
        <w:t>Production</w:t>
      </w:r>
    </w:p>
    <w:p w:rsidRPr="00CE1171" w:rsidR="0012694B" w:rsidDel="00613781" w:rsidP="42AAB30D" w:rsidRDefault="005E330D" w14:paraId="01B754CA" w14:textId="3C4C22EF">
      <w:pPr>
        <w:pStyle w:val="ParagrafPPKI"/>
        <w:rPr/>
        <w:rPr/>
        <w:rPr/>
        <w:rPr/>
        <w:rPr/>
      </w:pPr>
      <w:del w:author="anonymous" w:date="2025-07-15T06:59:00Z" w16du:dateUtc="2025-07-14T23:59:00Z" w:id="175">
        <w:r w:rsidRPr="00CE1171" w:rsidDel="00613781">
          <w:tab/>
        </w:r>
      </w:del>
      <w:r w:rsidRPr="00CE1171" w:rsidR="79E914A0">
        <w:rPr/>
        <w:t xml:space="preserve">Pada tahap produksi, peneliti menyusun </w:t>
      </w:r>
      <w:r w:rsidRPr="00CE1171" w:rsidR="79E914A0">
        <w:rPr/>
        <w:t xml:space="preserve">Game</w:t>
      </w:r>
      <w:r w:rsidRPr="00CE1171" w:rsidR="79E914A0">
        <w:rPr/>
        <w:t xml:space="preserve"> Design </w:t>
      </w:r>
      <w:r w:rsidRPr="00CE1171" w:rsidR="79E914A0">
        <w:rPr/>
        <w:t xml:space="preserve">Document</w:t>
      </w:r>
      <w:r w:rsidRPr="00CE1171" w:rsidR="79E914A0">
        <w:rPr/>
        <w:t xml:space="preserve"> (GDD) sebagai dokumen utama yang memuat seluruh elemen desain permainan. GDD dikembangkan berdasarkan kerangka Art </w:t>
      </w:r>
      <w:r w:rsidRPr="00CE1171" w:rsidR="79E914A0">
        <w:rPr/>
        <w:t xml:space="preserve">of</w:t>
      </w:r>
      <w:r w:rsidRPr="00CE1171" w:rsidR="79E914A0">
        <w:rPr/>
        <w:t xml:space="preserve"> </w:t>
      </w:r>
      <w:r w:rsidRPr="00CE1171" w:rsidR="79E914A0">
        <w:rPr/>
        <w:t xml:space="preserve">Serious</w:t>
      </w:r>
      <w:r w:rsidRPr="00CE1171" w:rsidR="79E914A0">
        <w:rPr/>
        <w:t xml:space="preserve"> </w:t>
      </w:r>
      <w:r w:rsidRPr="00CE1171" w:rsidR="79E914A0">
        <w:rPr/>
        <w:t xml:space="preserve">Game</w:t>
      </w:r>
      <w:r w:rsidRPr="00CE1171" w:rsidR="79E914A0">
        <w:rPr/>
        <w:t xml:space="preserve"> Design (ASGD) yang diperkenalkan oleh </w:t>
      </w:r>
      <w:r w:rsidRPr="00CE1171" w:rsidR="79E914A0">
        <w:rPr/>
        <w:t xml:space="preserve">Djafarova</w:t>
      </w:r>
      <w:r w:rsidRPr="00CE1171" w:rsidR="79E914A0">
        <w:rPr/>
        <w:t xml:space="preserve"> </w:t>
      </w:r>
      <w:r w:rsidRPr="42AAB30D" w:rsidR="79E914A0">
        <w:rPr>
          <w:i w:val="1"/>
          <w:iCs w:val="1"/>
        </w:rPr>
        <w:t>et</w:t>
      </w:r>
      <w:r w:rsidRPr="42AAB30D" w:rsidR="79E914A0">
        <w:rPr>
          <w:i w:val="1"/>
          <w:iCs w:val="1"/>
        </w:rPr>
        <w:t xml:space="preserve"> </w:t>
      </w:r>
      <w:r w:rsidRPr="42AAB30D" w:rsidR="79E914A0">
        <w:rPr>
          <w:i w:val="1"/>
          <w:iCs w:val="1"/>
        </w:rPr>
        <w:t>al.</w:t>
      </w:r>
      <w:r w:rsidRPr="00CE1171" w:rsidR="79E914A0">
        <w:rPr/>
        <w:t xml:space="preserve"> (2023). ASGD menempatkan empat komponen utama desain yaitu </w:t>
      </w:r>
      <w:r w:rsidRPr="00CE1171" w:rsidR="79E914A0">
        <w:rPr/>
        <w:t xml:space="preserve">learning</w:t>
      </w:r>
      <w:r w:rsidRPr="00CE1171" w:rsidR="79E914A0">
        <w:rPr/>
        <w:t xml:space="preserve">, </w:t>
      </w:r>
      <w:r w:rsidRPr="00CE1171" w:rsidR="79E914A0">
        <w:rPr/>
        <w:t xml:space="preserve">storytelling</w:t>
      </w:r>
      <w:r w:rsidRPr="00CE1171" w:rsidR="79E914A0">
        <w:rPr/>
        <w:t xml:space="preserve">, </w:t>
      </w:r>
      <w:r w:rsidRPr="00CE1171" w:rsidR="79E914A0">
        <w:rPr/>
        <w:t xml:space="preserve">gameplay</w:t>
      </w:r>
      <w:r w:rsidRPr="00CE1171" w:rsidR="79E914A0">
        <w:rPr/>
        <w:t xml:space="preserve">, dan </w:t>
      </w:r>
      <w:r w:rsidRPr="00CE1171" w:rsidR="79E914A0">
        <w:rPr/>
        <w:t xml:space="preserve">user</w:t>
      </w:r>
      <w:r w:rsidRPr="00CE1171" w:rsidR="79E914A0">
        <w:rPr/>
        <w:t xml:space="preserve"> </w:t>
      </w:r>
      <w:r w:rsidRPr="00CE1171" w:rsidR="79E914A0">
        <w:rPr/>
        <w:t xml:space="preserve">experience</w:t>
      </w:r>
      <w:r w:rsidRPr="00CE1171" w:rsidR="79E914A0">
        <w:rPr/>
        <w:t xml:space="preserve"> dalam struktur berlapis yang saling berinteraksi. Dalam implementasinya, peneliti menyusun GDD dengan komponen-komponen berikut</w:t>
      </w:r>
      <w:r w:rsidRPr="00CE1171" w:rsidR="392D7C65">
        <w:rPr/>
        <w:t xml:space="preserve">: </w:t>
      </w:r>
      <w:r w:rsidR="79E914A0">
        <w:rPr/>
        <w:t xml:space="preserve">(1) </w:t>
      </w:r>
      <w:r w:rsidR="79E914A0">
        <w:rPr/>
        <w:t>Learning</w:t>
      </w:r>
      <w:r w:rsidR="79E914A0">
        <w:rPr/>
        <w:t xml:space="preserve"> </w:t>
      </w:r>
      <w:r w:rsidR="79E914A0">
        <w:rPr/>
        <w:t>Component</w:t>
      </w:r>
      <w:r w:rsidR="79E914A0">
        <w:rPr/>
        <w:t>, mencakup capaian pembelajaran, strategi penyampaian, dan konten edukatif berbasis misi</w:t>
      </w:r>
      <w:r w:rsidR="392D7C65">
        <w:rPr/>
        <w:t xml:space="preserve">; </w:t>
      </w:r>
      <w:r w:rsidR="79E914A0">
        <w:rPr/>
        <w:t xml:space="preserve">(2) </w:t>
      </w:r>
      <w:r w:rsidR="79E914A0">
        <w:rPr/>
        <w:t>Narrative</w:t>
      </w:r>
      <w:r w:rsidR="79E914A0">
        <w:rPr/>
        <w:t xml:space="preserve">, yang merancang dunia permainan digital bernama </w:t>
      </w:r>
      <w:r w:rsidR="79E914A0">
        <w:rPr/>
        <w:t>Logikia</w:t>
      </w:r>
      <w:r w:rsidR="79E914A0">
        <w:rPr/>
        <w:t xml:space="preserve">, karakter utama, serta </w:t>
      </w:r>
      <w:r w:rsidR="79E914A0">
        <w:rPr/>
        <w:t>skenario tematik per zona</w:t>
      </w:r>
      <w:r w:rsidR="392D7C65">
        <w:rPr/>
        <w:t xml:space="preserve">; </w:t>
      </w:r>
      <w:r w:rsidR="392D7C65">
        <w:rPr/>
        <w:t>(</w:t>
      </w:r>
      <w:r w:rsidR="79E914A0">
        <w:rPr/>
        <w:t xml:space="preserve">3) </w:t>
      </w:r>
      <w:r w:rsidR="79E914A0">
        <w:rPr/>
        <w:t>Gameplay</w:t>
      </w:r>
      <w:r w:rsidR="79E914A0">
        <w:rPr/>
        <w:t xml:space="preserve">, berisi </w:t>
      </w:r>
      <w:r w:rsidR="79E914A0">
        <w:rPr/>
        <w:t>core</w:t>
      </w:r>
      <w:r w:rsidR="79E914A0">
        <w:rPr/>
        <w:t xml:space="preserve"> </w:t>
      </w:r>
      <w:r w:rsidR="79E914A0">
        <w:rPr/>
        <w:t>loop</w:t>
      </w:r>
      <w:r w:rsidR="79E914A0">
        <w:rPr/>
        <w:t xml:space="preserve">, mekanik utama, sistem </w:t>
      </w:r>
      <w:r w:rsidRPr="42AAB30D" w:rsidR="79E914A0">
        <w:rPr>
          <w:i w:val="1"/>
          <w:iCs w:val="1"/>
        </w:rPr>
        <w:t>reward</w:t>
      </w:r>
      <w:r w:rsidR="79E914A0">
        <w:rPr/>
        <w:t xml:space="preserve">, serta </w:t>
      </w:r>
      <w:r w:rsidR="79E914A0">
        <w:rPr/>
        <w:t>progresi</w:t>
      </w:r>
      <w:r w:rsidR="79E914A0">
        <w:rPr/>
        <w:t xml:space="preserve"> misi yang terstruktur</w:t>
      </w:r>
      <w:r w:rsidR="392D7C65">
        <w:rPr/>
        <w:t xml:space="preserve">;  (4) </w:t>
      </w:r>
      <w:r w:rsidR="79E914A0">
        <w:rPr/>
        <w:t xml:space="preserve"> </w:t>
      </w:r>
      <w:r w:rsidR="79E914A0">
        <w:rPr/>
        <w:t>User</w:t>
      </w:r>
      <w:r w:rsidR="79E914A0">
        <w:rPr/>
        <w:t xml:space="preserve"> </w:t>
      </w:r>
      <w:r w:rsidR="79E914A0">
        <w:rPr/>
        <w:t>Experience</w:t>
      </w:r>
      <w:r w:rsidR="79E914A0">
        <w:rPr/>
        <w:t xml:space="preserve">, meliputi kontrol, visual </w:t>
      </w:r>
      <w:r w:rsidR="79E914A0">
        <w:rPr/>
        <w:t>interface</w:t>
      </w:r>
      <w:r w:rsidR="79E914A0">
        <w:rPr/>
        <w:t>, arsitektur navigasi, dan gaya artistik permainan.</w:t>
      </w:r>
    </w:p>
    <w:p w:rsidRPr="00CE1171" w:rsidR="00613781" w:rsidP="42AAB30D" w:rsidRDefault="00613781" w14:paraId="50826FB8" w14:textId="1D8091BB">
      <w:pPr>
        <w:pStyle w:val="ParagrafPPKI"/>
      </w:pPr>
      <w:r w:rsidR="79E914A0">
        <w:rPr/>
        <w:t xml:space="preserve">Untuk mendemonstrasikan konsep desain secara visual, </w:t>
      </w:r>
      <w:r w:rsidRPr="42AAB30D" w:rsidR="79E914A0">
        <w:rPr>
          <w:i w:val="1"/>
          <w:iCs w:val="1"/>
        </w:rPr>
        <w:t>mock-up</w:t>
      </w:r>
      <w:r w:rsidR="392D7C65">
        <w:rPr/>
        <w:t xml:space="preserve"> dibuat</w:t>
      </w:r>
      <w:r w:rsidR="79E914A0">
        <w:rPr/>
        <w:t xml:space="preserve"> menggunakan Godot </w:t>
      </w:r>
      <w:r w:rsidR="79E914A0">
        <w:rPr/>
        <w:t>Engine</w:t>
      </w:r>
      <w:r w:rsidR="79E914A0">
        <w:rPr/>
        <w:t xml:space="preserve">. </w:t>
      </w:r>
      <w:r w:rsidR="79E914A0">
        <w:rPr/>
        <w:t>Mock-up</w:t>
      </w:r>
      <w:r w:rsidR="79E914A0">
        <w:rPr/>
        <w:t xml:space="preserve"> ini dirancang untuk merepresentasikan elemen </w:t>
      </w:r>
      <w:r w:rsidR="79E914A0">
        <w:rPr/>
        <w:t>gameplay</w:t>
      </w:r>
      <w:r w:rsidR="79E914A0">
        <w:rPr/>
        <w:t xml:space="preserve"> secara visual, termasuk </w:t>
      </w:r>
      <w:r w:rsidRPr="42AAB30D" w:rsidR="79E914A0">
        <w:rPr>
          <w:i w:val="1"/>
          <w:iCs w:val="1"/>
        </w:rPr>
        <w:t>user</w:t>
      </w:r>
      <w:r w:rsidRPr="42AAB30D" w:rsidR="79E914A0">
        <w:rPr>
          <w:i w:val="1"/>
          <w:iCs w:val="1"/>
        </w:rPr>
        <w:t xml:space="preserve"> </w:t>
      </w:r>
      <w:r w:rsidRPr="42AAB30D" w:rsidR="79E914A0">
        <w:rPr>
          <w:i w:val="1"/>
          <w:iCs w:val="1"/>
        </w:rPr>
        <w:t>interface</w:t>
      </w:r>
      <w:r w:rsidR="79E914A0">
        <w:rPr/>
        <w:t>, serta tampilan misi yang telah dirancang pada tahap sebelumnya. Prototipe visual ini juga digunakan sebagai bahan validasi bagi pakar serta dokumentasi hasil desain.</w:t>
      </w:r>
    </w:p>
    <w:p w:rsidR="0012694B" w:rsidP="42AAB30D" w:rsidRDefault="0012694B" w14:paraId="266AF42D" w14:textId="0EC1678C">
      <w:pPr>
        <w:pStyle w:val="ParagrafPPKI"/>
      </w:pPr>
      <w:r w:rsidR="79E914A0">
        <w:rPr/>
        <w:t xml:space="preserve">Tahapan akhir dalam proses produksi adalah evaluasi desain oleh pakar, yang dilakukan terhadap </w:t>
      </w:r>
      <w:r w:rsidR="79E914A0">
        <w:rPr/>
        <w:t>GDD</w:t>
      </w:r>
      <w:r w:rsidR="79E914A0">
        <w:rPr/>
        <w:t xml:space="preserve"> dan </w:t>
      </w:r>
      <w:r w:rsidRPr="42AAB30D" w:rsidR="79E914A0">
        <w:rPr>
          <w:i w:val="1"/>
          <w:iCs w:val="1"/>
        </w:rPr>
        <w:t>mock-up</w:t>
      </w:r>
      <w:r w:rsidR="79E914A0">
        <w:rPr/>
        <w:t xml:space="preserve"> untuk memastikan kesesuaiannya dengan prinsip pembelajaran Kurikulum Merdeka dan karakteristik desain </w:t>
      </w:r>
      <w:r w:rsidRPr="42AAB30D" w:rsidR="79E914A0">
        <w:rPr>
          <w:i w:val="1"/>
          <w:iCs w:val="1"/>
        </w:rPr>
        <w:t>serious</w:t>
      </w:r>
      <w:r w:rsidRPr="42AAB30D" w:rsidR="79E914A0">
        <w:rPr>
          <w:i w:val="1"/>
          <w:iCs w:val="1"/>
        </w:rPr>
        <w:t xml:space="preserve"> </w:t>
      </w:r>
      <w:r w:rsidRPr="42AAB30D" w:rsidR="79E914A0">
        <w:rPr>
          <w:i w:val="1"/>
          <w:iCs w:val="1"/>
        </w:rPr>
        <w:t>game</w:t>
      </w:r>
      <w:r w:rsidR="79E914A0">
        <w:rPr/>
        <w:t xml:space="preserve">. Evaluasi dilakukan oleh dua pakar, yaitu Dean Apriana Ramadhan, </w:t>
      </w:r>
      <w:r w:rsidR="79E914A0">
        <w:rPr/>
        <w:t>S.Komp</w:t>
      </w:r>
      <w:r w:rsidR="79E914A0">
        <w:rPr/>
        <w:t xml:space="preserve">., M.Kom., selaku dosen informatika dan pengampu mata pelajaran kurikulum nasional, serta Fathi </w:t>
      </w:r>
      <w:r w:rsidR="79E914A0">
        <w:rPr/>
        <w:t>Annaufal</w:t>
      </w:r>
      <w:r w:rsidR="79E914A0">
        <w:rPr/>
        <w:t xml:space="preserve">, S.Kom., profesional di bidang </w:t>
      </w:r>
      <w:r w:rsidRPr="42AAB30D" w:rsidR="79E914A0">
        <w:rPr>
          <w:i w:val="1"/>
          <w:iCs w:val="1"/>
        </w:rPr>
        <w:t>game</w:t>
      </w:r>
      <w:r w:rsidRPr="42AAB30D" w:rsidR="79E914A0">
        <w:rPr>
          <w:i w:val="1"/>
          <w:iCs w:val="1"/>
        </w:rPr>
        <w:t xml:space="preserve"> </w:t>
      </w:r>
      <w:r w:rsidRPr="42AAB30D" w:rsidR="79E914A0">
        <w:rPr>
          <w:i w:val="1"/>
          <w:iCs w:val="1"/>
        </w:rPr>
        <w:t>design</w:t>
      </w:r>
      <w:r w:rsidR="79E914A0">
        <w:rPr/>
        <w:t xml:space="preserve">. Evaluasi mencakup tiga aspek utama: (1) kesesuaian edukasi, terkait ketepatan materi dan relevansi dengan kurikulum; (2) desain </w:t>
      </w:r>
      <w:r w:rsidRPr="42AAB30D" w:rsidR="79E914A0">
        <w:rPr>
          <w:i w:val="1"/>
          <w:iCs w:val="1"/>
        </w:rPr>
        <w:t>gameplay</w:t>
      </w:r>
      <w:r w:rsidR="79E914A0">
        <w:rPr/>
        <w:t xml:space="preserve">, mencakup logika alur, tantangan, dan </w:t>
      </w:r>
      <w:r w:rsidR="79E914A0">
        <w:rPr/>
        <w:t>interaktivitas</w:t>
      </w:r>
      <w:r w:rsidR="79E914A0">
        <w:rPr/>
        <w:t xml:space="preserve">; serta (3) desain pengalaman pengguna, meliputi estetika, navigasi, dan kompatibilitas. Proses dilakukan melalui diskusi terstruktur, demonstrasi </w:t>
      </w:r>
      <w:r w:rsidRPr="42AAB30D" w:rsidR="79E914A0">
        <w:rPr>
          <w:i w:val="1"/>
          <w:iCs w:val="1"/>
        </w:rPr>
        <w:t>mock-up</w:t>
      </w:r>
      <w:r w:rsidR="79E914A0">
        <w:rPr/>
        <w:t>, dan peninjauan GDD, yang kemudian menghasilkan umpan balik untuk revisi. Satu kali iterasi desain dilakukan berdasarkan rekomendasi tersebut agar desain akhir memenuhi standar pembelajaran dan pengalaman bermain yang optimal.</w:t>
      </w:r>
    </w:p>
    <w:p w:rsidR="0012694B" w:rsidRDefault="005E330D" w14:paraId="7026209C" w14:textId="38D9AF28">
      <w:pPr>
        <w:pStyle w:val="Heading1"/>
      </w:pPr>
      <w:r w:rsidR="79E914A0">
        <w:rPr/>
        <w:t>I</w:t>
      </w:r>
      <w:bookmarkStart w:name="_Toc13430548_Copy_3" w:id="228"/>
      <w:bookmarkStart w:name="_Toc330964708_Copy_3" w:id="229"/>
      <w:bookmarkStart w:name="_Toc330535355_Copy_3" w:id="230"/>
      <w:bookmarkStart w:name="_Toc330535267_Copy_3" w:id="231"/>
      <w:bookmarkStart w:name="_Toc330535329_Copy_3" w:id="232"/>
      <w:r w:rsidR="79E914A0">
        <w:rPr/>
        <w:t xml:space="preserve">II </w:t>
      </w:r>
      <w:bookmarkEnd w:id="228"/>
      <w:bookmarkEnd w:id="229"/>
      <w:bookmarkEnd w:id="230"/>
      <w:bookmarkEnd w:id="231"/>
      <w:bookmarkEnd w:id="232"/>
      <w:r w:rsidR="22F8A353">
        <w:rPr/>
        <w:t xml:space="preserve"> </w:t>
      </w:r>
      <w:r w:rsidRPr="42AAB30D" w:rsidR="79E914A0">
        <w:rPr>
          <w:caps w:val="1"/>
        </w:rPr>
        <w:t>Hasil dan Pembahasan</w:t>
      </w:r>
    </w:p>
    <w:p w:rsidR="0012694B" w:rsidRDefault="005E330D" w14:paraId="01BDFEB5" w14:textId="77777777">
      <w:pPr>
        <w:pStyle w:val="Heading2"/>
        <w:jc w:val="left"/>
      </w:pPr>
      <w:r>
        <w:t>3.1 Hasil Analisis</w:t>
      </w:r>
    </w:p>
    <w:p w:rsidR="0012694B" w:rsidP="42AAB30D" w:rsidRDefault="005E330D" w14:paraId="70E106CB" w14:textId="77777777">
      <w:pPr>
        <w:pStyle w:val="Paragraf"/>
        <w:ind w:left="-10" w:firstLine="577"/>
      </w:pPr>
      <w:r w:rsidRPr="42AAB30D" w:rsidR="79E914A0">
        <w:rPr>
          <w:rFonts w:eastAsia="Times New Roman" w:cs="Times New Roman"/>
        </w:rPr>
        <w:t xml:space="preserve"> Analisis </w:t>
      </w:r>
      <w:r w:rsidRPr="42AAB30D" w:rsidR="79E914A0">
        <w:rPr>
          <w:rFonts w:eastAsia="Times New Roman" w:cs="Times New Roman"/>
        </w:rPr>
        <w:t>Learning</w:t>
      </w:r>
      <w:r w:rsidRPr="42AAB30D" w:rsidR="79E914A0">
        <w:rPr>
          <w:rFonts w:eastAsia="Times New Roman" w:cs="Times New Roman"/>
        </w:rPr>
        <w:t xml:space="preserve"> </w:t>
      </w:r>
      <w:r w:rsidRPr="42AAB30D" w:rsidR="79E914A0">
        <w:rPr>
          <w:rFonts w:eastAsia="Times New Roman" w:cs="Times New Roman"/>
        </w:rPr>
        <w:t>Mechanics-Game</w:t>
      </w:r>
      <w:r w:rsidRPr="42AAB30D" w:rsidR="79E914A0">
        <w:rPr>
          <w:rFonts w:eastAsia="Times New Roman" w:cs="Times New Roman"/>
        </w:rPr>
        <w:t xml:space="preserve"> </w:t>
      </w:r>
      <w:r w:rsidRPr="42AAB30D" w:rsidR="79E914A0">
        <w:rPr>
          <w:rFonts w:eastAsia="Times New Roman" w:cs="Times New Roman"/>
        </w:rPr>
        <w:t>Mechanics</w:t>
      </w:r>
      <w:r w:rsidRPr="42AAB30D" w:rsidR="79E914A0">
        <w:rPr>
          <w:rFonts w:eastAsia="Times New Roman" w:cs="Times New Roman"/>
        </w:rPr>
        <w:t xml:space="preserve"> (LM-GM) dilakukan dengan mengacu dari tiga </w:t>
      </w:r>
      <w:r w:rsidRPr="42AAB30D" w:rsidR="79E914A0">
        <w:rPr>
          <w:rFonts w:eastAsia="Times New Roman" w:cs="Times New Roman"/>
          <w:i w:val="1"/>
          <w:iCs w:val="1"/>
        </w:rPr>
        <w:t>serious</w:t>
      </w:r>
      <w:r w:rsidRPr="42AAB30D" w:rsidR="79E914A0">
        <w:rPr>
          <w:rFonts w:eastAsia="Times New Roman" w:cs="Times New Roman"/>
          <w:i w:val="1"/>
          <w:iCs w:val="1"/>
        </w:rPr>
        <w:t xml:space="preserve"> </w:t>
      </w:r>
      <w:r w:rsidRPr="42AAB30D" w:rsidR="79E914A0">
        <w:rPr>
          <w:rFonts w:eastAsia="Times New Roman" w:cs="Times New Roman"/>
          <w:i w:val="1"/>
          <w:iCs w:val="1"/>
        </w:rPr>
        <w:t>game</w:t>
      </w:r>
      <w:r w:rsidRPr="42AAB30D" w:rsidR="79E914A0">
        <w:rPr>
          <w:rFonts w:eastAsia="Times New Roman" w:cs="Times New Roman"/>
        </w:rPr>
        <w:t xml:space="preserve">, yaitu </w:t>
      </w:r>
      <w:r w:rsidRPr="42AAB30D" w:rsidR="79E914A0">
        <w:rPr>
          <w:rFonts w:eastAsia="Times New Roman" w:cs="Times New Roman"/>
        </w:rPr>
        <w:t>Prog&amp;Play</w:t>
      </w:r>
      <w:r w:rsidRPr="42AAB30D" w:rsidR="79E914A0">
        <w:rPr>
          <w:rFonts w:eastAsia="Times New Roman" w:cs="Times New Roman"/>
        </w:rPr>
        <w:t xml:space="preserve">, </w:t>
      </w:r>
      <w:r w:rsidRPr="42AAB30D" w:rsidR="79E914A0">
        <w:rPr>
          <w:rFonts w:eastAsia="Times New Roman" w:cs="Times New Roman"/>
        </w:rPr>
        <w:t>CodeCombat</w:t>
      </w:r>
      <w:r w:rsidRPr="42AAB30D" w:rsidR="79E914A0">
        <w:rPr>
          <w:rFonts w:eastAsia="Times New Roman" w:cs="Times New Roman"/>
        </w:rPr>
        <w:t xml:space="preserve">, dan </w:t>
      </w:r>
      <w:r w:rsidRPr="42AAB30D" w:rsidR="79E914A0">
        <w:rPr>
          <w:rFonts w:eastAsia="Times New Roman" w:cs="Times New Roman"/>
        </w:rPr>
        <w:t>PyRates</w:t>
      </w:r>
      <w:r w:rsidRPr="42AAB30D" w:rsidR="79E914A0">
        <w:rPr>
          <w:rFonts w:eastAsia="Times New Roman" w:cs="Times New Roman"/>
        </w:rPr>
        <w:t xml:space="preserve">, mengambil beberapa poin yang dapat </w:t>
      </w:r>
      <w:r w:rsidRPr="42AAB30D" w:rsidR="79E914A0">
        <w:rPr>
          <w:rFonts w:eastAsia="Times New Roman" w:cs="Times New Roman"/>
        </w:rPr>
        <w:t>direplikasi</w:t>
      </w:r>
      <w:r w:rsidRPr="42AAB30D" w:rsidR="79E914A0">
        <w:rPr>
          <w:rFonts w:eastAsia="Times New Roman" w:cs="Times New Roman"/>
        </w:rPr>
        <w:t xml:space="preserve"> di dalam </w:t>
      </w:r>
      <w:r w:rsidRPr="42AAB30D" w:rsidR="79E914A0">
        <w:rPr>
          <w:rFonts w:eastAsia="Times New Roman" w:cs="Times New Roman"/>
          <w:i w:val="1"/>
          <w:iCs w:val="1"/>
        </w:rPr>
        <w:t xml:space="preserve">desain </w:t>
      </w:r>
      <w:r w:rsidRPr="42AAB30D" w:rsidR="79E914A0">
        <w:rPr>
          <w:rFonts w:eastAsia="Times New Roman" w:cs="Times New Roman"/>
          <w:i w:val="1"/>
          <w:iCs w:val="1"/>
        </w:rPr>
        <w:t>game</w:t>
      </w:r>
      <w:r w:rsidRPr="42AAB30D" w:rsidR="79E914A0">
        <w:rPr>
          <w:rFonts w:eastAsia="Times New Roman" w:cs="Times New Roman"/>
        </w:rPr>
        <w:t xml:space="preserve"> </w:t>
      </w:r>
      <w:r w:rsidRPr="42AAB30D" w:rsidR="79E914A0">
        <w:rPr>
          <w:rFonts w:eastAsia="Times New Roman" w:cs="Times New Roman"/>
        </w:rPr>
        <w:t>AlgoQuest</w:t>
      </w:r>
      <w:r w:rsidRPr="42AAB30D" w:rsidR="79E914A0">
        <w:rPr>
          <w:rFonts w:eastAsia="Times New Roman" w:cs="Times New Roman"/>
        </w:rPr>
        <w:t>. Hasil analisis disajikan dalam Tabel 2.</w:t>
      </w:r>
    </w:p>
    <w:p w:rsidR="0012694B" w:rsidRDefault="005E330D" w14:paraId="03CE9DED" w14:textId="77777777">
      <w:pPr>
        <w:pStyle w:val="Paragraf"/>
        <w:jc w:val="center"/>
      </w:pPr>
      <w:r>
        <w:rPr>
          <w:rFonts w:eastAsia="Times New Roman" w:cs="Times New Roman"/>
        </w:rPr>
        <w:t>Tabel 2  LM-GM AlgoQuest</w:t>
      </w:r>
    </w:p>
    <w:tbl>
      <w:tblPr>
        <w:tblW w:w="7937" w:type="dxa"/>
        <w:tblLayout w:type="fixed"/>
        <w:tblCellMar>
          <w:left w:w="0" w:type="dxa"/>
          <w:right w:w="0" w:type="dxa"/>
        </w:tblCellMar>
        <w:tblLook w:val="04A0" w:firstRow="1" w:lastRow="0" w:firstColumn="1" w:lastColumn="0" w:noHBand="0" w:noVBand="1"/>
      </w:tblPr>
      <w:tblGrid>
        <w:gridCol w:w="414"/>
        <w:gridCol w:w="1778"/>
        <w:gridCol w:w="1674"/>
        <w:gridCol w:w="1474"/>
        <w:gridCol w:w="2597"/>
      </w:tblGrid>
      <w:tr w:rsidR="0012694B" w:rsidTr="42AAB30D" w14:paraId="0CDC4289" w14:textId="77777777">
        <w:tc>
          <w:tcPr>
            <w:tcW w:w="414" w:type="dxa"/>
            <w:tcBorders>
              <w:top w:val="single" w:color="000000" w:themeColor="text1" w:sz="6" w:space="0"/>
              <w:bottom w:val="single" w:color="000000" w:themeColor="text1" w:sz="6" w:space="0"/>
            </w:tcBorders>
            <w:tcMar/>
            <w:vAlign w:val="center"/>
          </w:tcPr>
          <w:p w:rsidR="0012694B" w:rsidRDefault="005E330D" w14:paraId="288D4106" w14:textId="77777777">
            <w:pPr>
              <w:pStyle w:val="TableHeading"/>
              <w:rPr>
                <w:rFonts w:hint="eastAsia"/>
                <w:sz w:val="20"/>
              </w:rPr>
            </w:pPr>
            <w:r>
              <w:rPr>
                <w:rFonts w:ascii="Times New Roman" w:hAnsi="Times New Roman"/>
                <w:color w:val="000000" w:themeColor="text1"/>
                <w:sz w:val="20"/>
              </w:rPr>
              <w:t>No</w:t>
            </w:r>
          </w:p>
        </w:tc>
        <w:tc>
          <w:tcPr>
            <w:tcW w:w="1778" w:type="dxa"/>
            <w:tcBorders>
              <w:top w:val="single" w:color="000000" w:themeColor="text1" w:sz="6" w:space="0"/>
              <w:bottom w:val="single" w:color="000000" w:themeColor="text1" w:sz="6" w:space="0"/>
            </w:tcBorders>
            <w:tcMar/>
            <w:vAlign w:val="center"/>
          </w:tcPr>
          <w:p w:rsidR="0012694B" w:rsidP="42AAB30D" w:rsidRDefault="005E330D" w14:paraId="4E04584C" w14:textId="6707EDB3">
            <w:pPr>
              <w:pStyle w:val="TableHeading"/>
              <w:rPr>
                <w:sz w:val="20"/>
                <w:szCs w:val="20"/>
              </w:rPr>
            </w:pPr>
            <w:r w:rsidRPr="42AAB30D" w:rsidR="79E914A0">
              <w:rPr>
                <w:rFonts w:ascii="Times New Roman" w:hAnsi="Times New Roman"/>
                <w:color w:val="000000" w:themeColor="text1" w:themeTint="FF" w:themeShade="FF"/>
                <w:sz w:val="20"/>
                <w:szCs w:val="20"/>
              </w:rPr>
              <w:t>Learning</w:t>
            </w:r>
            <w:r w:rsidRPr="42AAB30D" w:rsidR="794739C7">
              <w:rPr>
                <w:rFonts w:ascii="Times New Roman" w:hAnsi="Times New Roman"/>
                <w:color w:val="000000" w:themeColor="text1" w:themeTint="FF" w:themeShade="FF"/>
                <w:sz w:val="20"/>
                <w:szCs w:val="20"/>
              </w:rPr>
              <w:t xml:space="preserve"> </w:t>
            </w:r>
            <w:r w:rsidRPr="42AAB30D" w:rsidR="79E914A0">
              <w:rPr>
                <w:rFonts w:ascii="Times New Roman" w:hAnsi="Times New Roman"/>
                <w:color w:val="000000" w:themeColor="text1" w:themeTint="FF" w:themeShade="FF"/>
                <w:sz w:val="20"/>
                <w:szCs w:val="20"/>
              </w:rPr>
              <w:t>Mechanics</w:t>
            </w:r>
          </w:p>
        </w:tc>
        <w:tc>
          <w:tcPr>
            <w:tcW w:w="1674" w:type="dxa"/>
            <w:tcBorders>
              <w:top w:val="single" w:color="000000" w:themeColor="text1" w:sz="6" w:space="0"/>
              <w:bottom w:val="single" w:color="000000" w:themeColor="text1" w:sz="6" w:space="0"/>
            </w:tcBorders>
            <w:tcMar/>
            <w:vAlign w:val="center"/>
          </w:tcPr>
          <w:p w:rsidR="0012694B" w:rsidRDefault="005E330D" w14:paraId="17BC42A3" w14:textId="77777777">
            <w:pPr>
              <w:pStyle w:val="TableHeading"/>
              <w:rPr>
                <w:rFonts w:hint="eastAsia"/>
                <w:sz w:val="20"/>
              </w:rPr>
            </w:pPr>
            <w:r>
              <w:rPr>
                <w:rFonts w:ascii="Times New Roman" w:hAnsi="Times New Roman"/>
                <w:color w:val="000000" w:themeColor="text1"/>
                <w:sz w:val="20"/>
              </w:rPr>
              <w:t>Game Mechanics</w:t>
            </w:r>
          </w:p>
        </w:tc>
        <w:tc>
          <w:tcPr>
            <w:tcW w:w="1474" w:type="dxa"/>
            <w:tcBorders>
              <w:top w:val="single" w:color="000000" w:themeColor="text1" w:sz="6" w:space="0"/>
              <w:bottom w:val="single" w:color="000000" w:themeColor="text1" w:sz="6" w:space="0"/>
            </w:tcBorders>
            <w:tcMar/>
            <w:vAlign w:val="center"/>
          </w:tcPr>
          <w:p w:rsidR="0012694B" w:rsidRDefault="005E330D" w14:paraId="2C5537B0" w14:textId="77777777">
            <w:pPr>
              <w:pStyle w:val="TableHeading"/>
              <w:rPr>
                <w:rFonts w:hint="eastAsia"/>
                <w:sz w:val="20"/>
              </w:rPr>
            </w:pPr>
            <w:r>
              <w:rPr>
                <w:rFonts w:ascii="Times New Roman" w:hAnsi="Times New Roman"/>
                <w:color w:val="000000" w:themeColor="text1"/>
                <w:sz w:val="20"/>
              </w:rPr>
              <w:t>Implementasi</w:t>
            </w:r>
          </w:p>
        </w:tc>
        <w:tc>
          <w:tcPr>
            <w:tcW w:w="2597" w:type="dxa"/>
            <w:tcBorders>
              <w:top w:val="single" w:color="000000" w:themeColor="text1" w:sz="6" w:space="0"/>
              <w:bottom w:val="single" w:color="000000" w:themeColor="text1" w:sz="6" w:space="0"/>
            </w:tcBorders>
            <w:tcMar/>
            <w:vAlign w:val="center"/>
          </w:tcPr>
          <w:p w:rsidR="0012694B" w:rsidRDefault="005E330D" w14:paraId="5C4637EC" w14:textId="77777777">
            <w:pPr>
              <w:pStyle w:val="TableHeading"/>
              <w:rPr>
                <w:rFonts w:hint="eastAsia"/>
                <w:sz w:val="20"/>
              </w:rPr>
            </w:pPr>
            <w:r>
              <w:rPr>
                <w:rFonts w:ascii="Times New Roman" w:hAnsi="Times New Roman"/>
                <w:color w:val="000000" w:themeColor="text1"/>
                <w:sz w:val="20"/>
              </w:rPr>
              <w:t>Fungsi Pembelajaran</w:t>
            </w:r>
          </w:p>
        </w:tc>
      </w:tr>
      <w:tr w:rsidR="0012694B" w:rsidTr="42AAB30D" w14:paraId="290E4981" w14:textId="77777777">
        <w:tc>
          <w:tcPr>
            <w:tcW w:w="414" w:type="dxa"/>
            <w:tcBorders>
              <w:bottom w:val="single" w:color="000000" w:themeColor="text1" w:sz="12"/>
            </w:tcBorders>
            <w:tcMar/>
            <w:vAlign w:val="center"/>
          </w:tcPr>
          <w:p w:rsidR="0012694B" w:rsidRDefault="005E330D" w14:paraId="78F14786" w14:textId="77777777">
            <w:pPr>
              <w:pStyle w:val="TableContents"/>
              <w:rPr>
                <w:rFonts w:hint="eastAsia"/>
                <w:sz w:val="20"/>
              </w:rPr>
            </w:pPr>
            <w:r>
              <w:rPr>
                <w:rFonts w:ascii="Times New Roman" w:hAnsi="Times New Roman"/>
                <w:color w:val="000000" w:themeColor="text1"/>
                <w:sz w:val="20"/>
              </w:rPr>
              <w:t>1</w:t>
            </w:r>
          </w:p>
        </w:tc>
        <w:tc>
          <w:tcPr>
            <w:tcW w:w="1778" w:type="dxa"/>
            <w:tcBorders>
              <w:bottom w:val="single" w:color="000000" w:themeColor="text1" w:sz="12"/>
            </w:tcBorders>
            <w:tcMar/>
            <w:vAlign w:val="center"/>
          </w:tcPr>
          <w:p w:rsidR="0012694B" w:rsidRDefault="005E330D" w14:paraId="5B51E400" w14:textId="77777777">
            <w:pPr>
              <w:pStyle w:val="TableContents"/>
              <w:rPr>
                <w:rFonts w:hint="eastAsia"/>
                <w:sz w:val="20"/>
              </w:rPr>
            </w:pPr>
            <w:r>
              <w:rPr>
                <w:rFonts w:ascii="Times New Roman" w:hAnsi="Times New Roman"/>
                <w:color w:val="000000" w:themeColor="text1"/>
                <w:sz w:val="20"/>
              </w:rPr>
              <w:t>Guidance</w:t>
            </w:r>
          </w:p>
        </w:tc>
        <w:tc>
          <w:tcPr>
            <w:tcW w:w="1674" w:type="dxa"/>
            <w:tcBorders>
              <w:bottom w:val="single" w:color="000000" w:themeColor="text1" w:sz="12"/>
            </w:tcBorders>
            <w:tcMar/>
            <w:vAlign w:val="center"/>
          </w:tcPr>
          <w:p w:rsidR="0012694B" w:rsidRDefault="005E330D" w14:paraId="6FA4CBA8" w14:textId="77777777">
            <w:pPr>
              <w:pStyle w:val="TableContents"/>
              <w:rPr>
                <w:rFonts w:hint="eastAsia"/>
                <w:sz w:val="20"/>
              </w:rPr>
            </w:pPr>
            <w:r>
              <w:rPr>
                <w:rFonts w:ascii="Times New Roman" w:hAnsi="Times New Roman"/>
                <w:color w:val="000000" w:themeColor="text1"/>
                <w:sz w:val="20"/>
              </w:rPr>
              <w:t>Goods/Information</w:t>
            </w:r>
          </w:p>
        </w:tc>
        <w:tc>
          <w:tcPr>
            <w:tcW w:w="1474" w:type="dxa"/>
            <w:tcBorders>
              <w:bottom w:val="single" w:color="000000" w:themeColor="text1" w:sz="12"/>
            </w:tcBorders>
            <w:tcMar/>
            <w:vAlign w:val="center"/>
          </w:tcPr>
          <w:p w:rsidR="0012694B" w:rsidRDefault="005E330D" w14:paraId="2025EF4F" w14:textId="77777777">
            <w:pPr>
              <w:pStyle w:val="TableContents"/>
              <w:rPr>
                <w:rFonts w:hint="eastAsia"/>
                <w:sz w:val="20"/>
              </w:rPr>
            </w:pPr>
            <w:r>
              <w:rPr>
                <w:rFonts w:ascii="Times New Roman" w:hAnsi="Times New Roman"/>
                <w:color w:val="000000" w:themeColor="text1"/>
                <w:sz w:val="20"/>
              </w:rPr>
              <w:t xml:space="preserve">Level </w:t>
            </w:r>
            <w:r>
              <w:rPr>
                <w:rFonts w:ascii="Times New Roman" w:hAnsi="Times New Roman"/>
                <w:color w:val="000000" w:themeColor="text1"/>
                <w:sz w:val="20"/>
              </w:rPr>
              <w:t>briefing</w:t>
            </w:r>
          </w:p>
        </w:tc>
        <w:tc>
          <w:tcPr>
            <w:tcW w:w="2597" w:type="dxa"/>
            <w:tcBorders>
              <w:bottom w:val="single" w:color="000000" w:themeColor="text1" w:sz="12"/>
            </w:tcBorders>
            <w:tcMar/>
            <w:vAlign w:val="center"/>
          </w:tcPr>
          <w:p w:rsidR="0012694B" w:rsidRDefault="005E330D" w14:paraId="6A5A662A" w14:textId="77777777">
            <w:pPr>
              <w:pStyle w:val="TableContents"/>
              <w:rPr>
                <w:rFonts w:hint="eastAsia"/>
                <w:sz w:val="20"/>
              </w:rPr>
            </w:pPr>
            <w:r>
              <w:rPr>
                <w:rFonts w:ascii="Times New Roman" w:hAnsi="Times New Roman"/>
                <w:color w:val="000000" w:themeColor="text1"/>
                <w:sz w:val="20"/>
              </w:rPr>
              <w:t>Memberikan informasi awal terkait objektif misi dan fungsi yang dapat digunakan</w:t>
            </w:r>
          </w:p>
        </w:tc>
      </w:tr>
    </w:tbl>
    <w:p w:rsidR="0012694B" w:rsidDel="00CE1171" w:rsidP="42AAB30D" w:rsidRDefault="005E330D" w14:paraId="7BD37568" w14:textId="1AD78689">
      <w:pPr>
        <w:pStyle w:val="Paragraf"/>
        <w:spacing w:line="240" w:lineRule="auto"/>
      </w:pPr>
    </w:p>
    <w:p w:rsidR="42AAB30D" w:rsidP="42AAB30D" w:rsidRDefault="42AAB30D" w14:paraId="6E4C547E" w14:textId="7B2C16A6">
      <w:pPr>
        <w:pStyle w:val="Paragraf"/>
        <w:spacing w:line="240" w:lineRule="auto"/>
      </w:pPr>
    </w:p>
    <w:p w:rsidR="216B840E" w:rsidP="42AAB30D" w:rsidRDefault="216B840E" w14:paraId="4792463B" w14:textId="078AD17E">
      <w:pPr>
        <w:pStyle w:val="Paragraf"/>
        <w:spacing w:line="240" w:lineRule="auto"/>
        <w:jc w:val="center"/>
        <w:rPr>
          <w:i w:val="0"/>
          <w:iCs w:val="0"/>
        </w:rPr>
      </w:pPr>
      <w:r w:rsidR="216B840E">
        <w:rPr/>
        <w:t>Tabel 2  LM-GM AlgoQuest (</w:t>
      </w:r>
      <w:r w:rsidRPr="42AAB30D" w:rsidR="216B840E">
        <w:rPr>
          <w:i w:val="1"/>
          <w:iCs w:val="1"/>
        </w:rPr>
        <w:t>lanjutan</w:t>
      </w:r>
      <w:r w:rsidRPr="42AAB30D" w:rsidR="216B840E">
        <w:rPr>
          <w:i w:val="0"/>
          <w:iCs w:val="0"/>
        </w:rPr>
        <w:t>)</w:t>
      </w:r>
    </w:p>
    <w:tbl>
      <w:tblPr>
        <w:tblW w:w="0" w:type="auto"/>
        <w:tblLook w:val="04A0" w:firstRow="1" w:lastRow="0" w:firstColumn="1" w:lastColumn="0" w:noHBand="0" w:noVBand="1"/>
      </w:tblPr>
      <w:tblGrid>
        <w:gridCol w:w="414"/>
        <w:gridCol w:w="1778"/>
        <w:gridCol w:w="1674"/>
        <w:gridCol w:w="1474"/>
        <w:gridCol w:w="2597"/>
      </w:tblGrid>
      <w:tr w:rsidR="42AAB30D" w:rsidTr="42AAB30D" w14:paraId="73099347">
        <w:trPr>
          <w:trHeight w:val="300"/>
        </w:trPr>
        <w:tc>
          <w:tcPr>
            <w:tcW w:w="414" w:type="dxa"/>
            <w:tcBorders>
              <w:top w:val="single" w:color="000000" w:themeColor="text1" w:sz="6"/>
              <w:bottom w:val="single" w:color="000000" w:themeColor="text1" w:sz="6"/>
            </w:tcBorders>
            <w:tcMar/>
            <w:vAlign w:val="center"/>
          </w:tcPr>
          <w:p w:rsidR="42AAB30D" w:rsidP="42AAB30D" w:rsidRDefault="42AAB30D" w14:paraId="5003E7FE">
            <w:pPr>
              <w:pStyle w:val="TableHeading"/>
              <w:rPr>
                <w:sz w:val="20"/>
                <w:szCs w:val="20"/>
              </w:rPr>
            </w:pPr>
            <w:r w:rsidRPr="42AAB30D" w:rsidR="42AAB30D">
              <w:rPr>
                <w:rFonts w:ascii="Times New Roman" w:hAnsi="Times New Roman"/>
                <w:color w:val="000000" w:themeColor="text1" w:themeTint="FF" w:themeShade="FF"/>
                <w:sz w:val="20"/>
                <w:szCs w:val="20"/>
              </w:rPr>
              <w:t>No</w:t>
            </w:r>
          </w:p>
        </w:tc>
        <w:tc>
          <w:tcPr>
            <w:tcW w:w="1778" w:type="dxa"/>
            <w:tcBorders>
              <w:top w:val="single" w:color="000000" w:themeColor="text1" w:sz="6"/>
              <w:bottom w:val="single" w:color="000000" w:themeColor="text1" w:sz="6"/>
            </w:tcBorders>
            <w:tcMar/>
            <w:vAlign w:val="center"/>
          </w:tcPr>
          <w:p w:rsidR="42AAB30D" w:rsidP="42AAB30D" w:rsidRDefault="42AAB30D" w14:paraId="41689468">
            <w:pPr>
              <w:pStyle w:val="TableHeading"/>
              <w:rPr>
                <w:sz w:val="20"/>
                <w:szCs w:val="20"/>
              </w:rPr>
            </w:pPr>
            <w:r w:rsidRPr="42AAB30D" w:rsidR="42AAB30D">
              <w:rPr>
                <w:rFonts w:ascii="Times New Roman" w:hAnsi="Times New Roman"/>
                <w:color w:val="000000" w:themeColor="text1" w:themeTint="FF" w:themeShade="FF"/>
                <w:sz w:val="20"/>
                <w:szCs w:val="20"/>
              </w:rPr>
              <w:t>Learning Mechanics</w:t>
            </w:r>
          </w:p>
        </w:tc>
        <w:tc>
          <w:tcPr>
            <w:tcW w:w="1674" w:type="dxa"/>
            <w:tcBorders>
              <w:top w:val="single" w:color="000000" w:themeColor="text1" w:sz="6"/>
              <w:bottom w:val="single" w:color="000000" w:themeColor="text1" w:sz="6"/>
            </w:tcBorders>
            <w:tcMar/>
            <w:vAlign w:val="center"/>
          </w:tcPr>
          <w:p w:rsidR="42AAB30D" w:rsidP="42AAB30D" w:rsidRDefault="42AAB30D" w14:paraId="13107772">
            <w:pPr>
              <w:pStyle w:val="TableHeading"/>
              <w:rPr>
                <w:sz w:val="20"/>
                <w:szCs w:val="20"/>
              </w:rPr>
            </w:pPr>
            <w:r w:rsidRPr="42AAB30D" w:rsidR="42AAB30D">
              <w:rPr>
                <w:rFonts w:ascii="Times New Roman" w:hAnsi="Times New Roman"/>
                <w:color w:val="000000" w:themeColor="text1" w:themeTint="FF" w:themeShade="FF"/>
                <w:sz w:val="20"/>
                <w:szCs w:val="20"/>
              </w:rPr>
              <w:t>Game Mechanics</w:t>
            </w:r>
          </w:p>
        </w:tc>
        <w:tc>
          <w:tcPr>
            <w:tcW w:w="1474" w:type="dxa"/>
            <w:tcBorders>
              <w:top w:val="single" w:color="000000" w:themeColor="text1" w:sz="6"/>
              <w:bottom w:val="single" w:color="000000" w:themeColor="text1" w:sz="6"/>
            </w:tcBorders>
            <w:tcMar/>
            <w:vAlign w:val="center"/>
          </w:tcPr>
          <w:p w:rsidR="42AAB30D" w:rsidP="42AAB30D" w:rsidRDefault="42AAB30D" w14:paraId="59064EDA">
            <w:pPr>
              <w:pStyle w:val="TableHeading"/>
              <w:rPr>
                <w:sz w:val="20"/>
                <w:szCs w:val="20"/>
              </w:rPr>
            </w:pPr>
            <w:r w:rsidRPr="42AAB30D" w:rsidR="42AAB30D">
              <w:rPr>
                <w:rFonts w:ascii="Times New Roman" w:hAnsi="Times New Roman"/>
                <w:color w:val="000000" w:themeColor="text1" w:themeTint="FF" w:themeShade="FF"/>
                <w:sz w:val="20"/>
                <w:szCs w:val="20"/>
              </w:rPr>
              <w:t>Implementasi</w:t>
            </w:r>
          </w:p>
        </w:tc>
        <w:tc>
          <w:tcPr>
            <w:tcW w:w="2597" w:type="dxa"/>
            <w:tcBorders>
              <w:top w:val="single" w:color="000000" w:themeColor="text1" w:sz="6"/>
              <w:bottom w:val="single" w:color="000000" w:themeColor="text1" w:sz="6"/>
            </w:tcBorders>
            <w:tcMar/>
            <w:vAlign w:val="center"/>
          </w:tcPr>
          <w:p w:rsidR="42AAB30D" w:rsidP="42AAB30D" w:rsidRDefault="42AAB30D" w14:paraId="7EF95494">
            <w:pPr>
              <w:pStyle w:val="TableHeading"/>
              <w:rPr>
                <w:sz w:val="20"/>
                <w:szCs w:val="20"/>
              </w:rPr>
            </w:pPr>
            <w:r w:rsidRPr="42AAB30D" w:rsidR="42AAB30D">
              <w:rPr>
                <w:rFonts w:ascii="Times New Roman" w:hAnsi="Times New Roman"/>
                <w:color w:val="000000" w:themeColor="text1" w:themeTint="FF" w:themeShade="FF"/>
                <w:sz w:val="20"/>
                <w:szCs w:val="20"/>
              </w:rPr>
              <w:t>Fungsi Pembelajaran</w:t>
            </w:r>
          </w:p>
        </w:tc>
      </w:tr>
      <w:tr w:rsidR="42AAB30D" w:rsidTr="42AAB30D" w14:paraId="67CA67F1">
        <w:trPr>
          <w:trHeight w:val="300"/>
        </w:trPr>
        <w:tc>
          <w:tcPr>
            <w:tcW w:w="414" w:type="dxa"/>
            <w:tcMar/>
            <w:vAlign w:val="center"/>
          </w:tcPr>
          <w:p w:rsidR="42AAB30D" w:rsidP="42AAB30D" w:rsidRDefault="42AAB30D" w14:paraId="1DDA5D05">
            <w:pPr>
              <w:pStyle w:val="TableContents"/>
              <w:rPr>
                <w:sz w:val="20"/>
                <w:szCs w:val="20"/>
              </w:rPr>
            </w:pPr>
            <w:r w:rsidRPr="42AAB30D" w:rsidR="42AAB30D">
              <w:rPr>
                <w:rFonts w:ascii="Times New Roman" w:hAnsi="Times New Roman"/>
                <w:color w:val="000000" w:themeColor="text1" w:themeTint="FF" w:themeShade="FF"/>
                <w:sz w:val="20"/>
                <w:szCs w:val="20"/>
              </w:rPr>
              <w:t>2</w:t>
            </w:r>
          </w:p>
        </w:tc>
        <w:tc>
          <w:tcPr>
            <w:tcW w:w="1778" w:type="dxa"/>
            <w:tcMar/>
            <w:vAlign w:val="center"/>
          </w:tcPr>
          <w:p w:rsidR="42AAB30D" w:rsidP="42AAB30D" w:rsidRDefault="42AAB30D" w14:paraId="17C44340">
            <w:pPr>
              <w:pStyle w:val="TableContents"/>
              <w:rPr>
                <w:sz w:val="20"/>
                <w:szCs w:val="20"/>
              </w:rPr>
            </w:pPr>
            <w:r w:rsidRPr="42AAB30D" w:rsidR="42AAB30D">
              <w:rPr>
                <w:rFonts w:ascii="Times New Roman" w:hAnsi="Times New Roman"/>
                <w:color w:val="000000" w:themeColor="text1" w:themeTint="FF" w:themeShade="FF"/>
                <w:sz w:val="20"/>
                <w:szCs w:val="20"/>
              </w:rPr>
              <w:t>Instructional</w:t>
            </w:r>
          </w:p>
        </w:tc>
        <w:tc>
          <w:tcPr>
            <w:tcW w:w="1674" w:type="dxa"/>
            <w:tcMar/>
            <w:vAlign w:val="center"/>
          </w:tcPr>
          <w:p w:rsidR="42AAB30D" w:rsidP="42AAB30D" w:rsidRDefault="42AAB30D" w14:paraId="7A7E125A">
            <w:pPr>
              <w:pStyle w:val="TableContents"/>
              <w:rPr>
                <w:sz w:val="20"/>
                <w:szCs w:val="20"/>
              </w:rPr>
            </w:pPr>
            <w:r w:rsidRPr="42AAB30D" w:rsidR="42AAB30D">
              <w:rPr>
                <w:rFonts w:ascii="Times New Roman" w:hAnsi="Times New Roman"/>
                <w:color w:val="000000" w:themeColor="text1" w:themeTint="FF" w:themeShade="FF"/>
                <w:sz w:val="20"/>
                <w:szCs w:val="20"/>
              </w:rPr>
              <w:t>Cutscene/Story</w:t>
            </w:r>
          </w:p>
        </w:tc>
        <w:tc>
          <w:tcPr>
            <w:tcW w:w="1474" w:type="dxa"/>
            <w:tcMar/>
            <w:vAlign w:val="center"/>
          </w:tcPr>
          <w:p w:rsidR="42AAB30D" w:rsidP="42AAB30D" w:rsidRDefault="42AAB30D" w14:paraId="0B843665">
            <w:pPr>
              <w:pStyle w:val="TableContents"/>
              <w:rPr>
                <w:sz w:val="20"/>
                <w:szCs w:val="20"/>
              </w:rPr>
            </w:pPr>
            <w:r w:rsidRPr="42AAB30D" w:rsidR="42AAB30D">
              <w:rPr>
                <w:rFonts w:ascii="Times New Roman" w:hAnsi="Times New Roman"/>
                <w:color w:val="000000" w:themeColor="text1" w:themeTint="FF" w:themeShade="FF"/>
                <w:sz w:val="20"/>
                <w:szCs w:val="20"/>
              </w:rPr>
              <w:t>Pre-rendered cutscene</w:t>
            </w:r>
          </w:p>
        </w:tc>
        <w:tc>
          <w:tcPr>
            <w:tcW w:w="2597" w:type="dxa"/>
            <w:tcMar/>
            <w:vAlign w:val="center"/>
          </w:tcPr>
          <w:p w:rsidR="42AAB30D" w:rsidP="42AAB30D" w:rsidRDefault="42AAB30D" w14:paraId="435FAA3A">
            <w:pPr>
              <w:pStyle w:val="TableContents"/>
              <w:rPr>
                <w:sz w:val="20"/>
                <w:szCs w:val="20"/>
              </w:rPr>
            </w:pPr>
            <w:r w:rsidRPr="42AAB30D" w:rsidR="42AAB30D">
              <w:rPr>
                <w:rFonts w:ascii="Times New Roman" w:hAnsi="Times New Roman"/>
                <w:color w:val="000000" w:themeColor="text1" w:themeTint="FF" w:themeShade="FF"/>
                <w:sz w:val="20"/>
                <w:szCs w:val="20"/>
              </w:rPr>
              <w:t>Menyajikan konteks dunia game secara naratif untuk meningkatkan keterlibatan awal</w:t>
            </w:r>
          </w:p>
        </w:tc>
      </w:tr>
      <w:tr w:rsidR="42AAB30D" w:rsidTr="42AAB30D" w14:paraId="5278BC99">
        <w:trPr>
          <w:trHeight w:val="300"/>
        </w:trPr>
        <w:tc>
          <w:tcPr>
            <w:tcW w:w="414" w:type="dxa"/>
            <w:tcMar/>
            <w:vAlign w:val="center"/>
          </w:tcPr>
          <w:p w:rsidR="42AAB30D" w:rsidP="42AAB30D" w:rsidRDefault="42AAB30D" w14:paraId="14F034D2">
            <w:pPr>
              <w:pStyle w:val="TableContents"/>
              <w:rPr>
                <w:sz w:val="20"/>
                <w:szCs w:val="20"/>
              </w:rPr>
            </w:pPr>
            <w:r w:rsidRPr="42AAB30D" w:rsidR="42AAB30D">
              <w:rPr>
                <w:rFonts w:ascii="Times New Roman" w:hAnsi="Times New Roman"/>
                <w:color w:val="000000" w:themeColor="text1" w:themeTint="FF" w:themeShade="FF"/>
                <w:sz w:val="20"/>
                <w:szCs w:val="20"/>
              </w:rPr>
              <w:t>3</w:t>
            </w:r>
          </w:p>
        </w:tc>
        <w:tc>
          <w:tcPr>
            <w:tcW w:w="1778" w:type="dxa"/>
            <w:tcMar/>
            <w:vAlign w:val="center"/>
          </w:tcPr>
          <w:p w:rsidR="42AAB30D" w:rsidP="42AAB30D" w:rsidRDefault="42AAB30D" w14:paraId="4D79E9F1">
            <w:pPr>
              <w:pStyle w:val="TableContents"/>
              <w:rPr>
                <w:sz w:val="20"/>
                <w:szCs w:val="20"/>
              </w:rPr>
            </w:pPr>
            <w:r w:rsidRPr="42AAB30D" w:rsidR="42AAB30D">
              <w:rPr>
                <w:rFonts w:ascii="Times New Roman" w:hAnsi="Times New Roman"/>
                <w:color w:val="000000" w:themeColor="text1" w:themeTint="FF" w:themeShade="FF"/>
                <w:sz w:val="20"/>
                <w:szCs w:val="20"/>
              </w:rPr>
              <w:t>Participation</w:t>
            </w:r>
          </w:p>
        </w:tc>
        <w:tc>
          <w:tcPr>
            <w:tcW w:w="1674" w:type="dxa"/>
            <w:tcMar/>
            <w:vAlign w:val="center"/>
          </w:tcPr>
          <w:p w:rsidR="42AAB30D" w:rsidP="42AAB30D" w:rsidRDefault="42AAB30D" w14:paraId="176E5D70">
            <w:pPr>
              <w:pStyle w:val="TableContents"/>
              <w:rPr>
                <w:sz w:val="20"/>
                <w:szCs w:val="20"/>
              </w:rPr>
            </w:pPr>
            <w:r w:rsidRPr="42AAB30D" w:rsidR="42AAB30D">
              <w:rPr>
                <w:rFonts w:ascii="Times New Roman" w:hAnsi="Times New Roman"/>
                <w:color w:val="000000" w:themeColor="text1" w:themeTint="FF" w:themeShade="FF"/>
                <w:sz w:val="20"/>
                <w:szCs w:val="20"/>
              </w:rPr>
              <w:t>Role Play</w:t>
            </w:r>
          </w:p>
        </w:tc>
        <w:tc>
          <w:tcPr>
            <w:tcW w:w="1474" w:type="dxa"/>
            <w:tcMar/>
            <w:vAlign w:val="center"/>
          </w:tcPr>
          <w:p w:rsidR="42AAB30D" w:rsidP="42AAB30D" w:rsidRDefault="42AAB30D" w14:paraId="47A9719B">
            <w:pPr>
              <w:pStyle w:val="TableContents"/>
              <w:rPr>
                <w:sz w:val="20"/>
                <w:szCs w:val="20"/>
              </w:rPr>
            </w:pPr>
            <w:r w:rsidRPr="42AAB30D" w:rsidR="42AAB30D">
              <w:rPr>
                <w:rFonts w:ascii="Times New Roman" w:hAnsi="Times New Roman"/>
                <w:color w:val="000000" w:themeColor="text1" w:themeTint="FF" w:themeShade="FF"/>
                <w:sz w:val="20"/>
                <w:szCs w:val="20"/>
              </w:rPr>
              <w:t>Player</w:t>
            </w:r>
          </w:p>
        </w:tc>
        <w:tc>
          <w:tcPr>
            <w:tcW w:w="2597" w:type="dxa"/>
            <w:tcMar/>
            <w:vAlign w:val="center"/>
          </w:tcPr>
          <w:p w:rsidR="42AAB30D" w:rsidP="42AAB30D" w:rsidRDefault="42AAB30D" w14:paraId="044F2869">
            <w:pPr>
              <w:pStyle w:val="TableContents"/>
              <w:rPr>
                <w:sz w:val="20"/>
                <w:szCs w:val="20"/>
              </w:rPr>
            </w:pPr>
            <w:r w:rsidRPr="42AAB30D" w:rsidR="42AAB30D">
              <w:rPr>
                <w:rFonts w:ascii="Times New Roman" w:hAnsi="Times New Roman"/>
                <w:color w:val="000000" w:themeColor="text1" w:themeTint="FF" w:themeShade="FF"/>
                <w:sz w:val="20"/>
                <w:szCs w:val="20"/>
              </w:rPr>
              <w:t>Pemain berperan aktif sebagai karakter yang memberi instruksi kode</w:t>
            </w:r>
          </w:p>
        </w:tc>
      </w:tr>
      <w:tr w:rsidR="42AAB30D" w:rsidTr="42AAB30D" w14:paraId="073989FB">
        <w:trPr>
          <w:trHeight w:val="300"/>
        </w:trPr>
        <w:tc>
          <w:tcPr>
            <w:tcW w:w="414" w:type="dxa"/>
            <w:tcMar/>
            <w:vAlign w:val="center"/>
          </w:tcPr>
          <w:p w:rsidR="42AAB30D" w:rsidP="42AAB30D" w:rsidRDefault="42AAB30D" w14:paraId="05FA331C">
            <w:pPr>
              <w:pStyle w:val="TableContents"/>
              <w:rPr>
                <w:sz w:val="20"/>
                <w:szCs w:val="20"/>
              </w:rPr>
            </w:pPr>
            <w:r w:rsidRPr="42AAB30D" w:rsidR="42AAB30D">
              <w:rPr>
                <w:rFonts w:ascii="Times New Roman" w:hAnsi="Times New Roman"/>
                <w:color w:val="000000" w:themeColor="text1" w:themeTint="FF" w:themeShade="FF"/>
                <w:sz w:val="20"/>
                <w:szCs w:val="20"/>
              </w:rPr>
              <w:t>4</w:t>
            </w:r>
          </w:p>
        </w:tc>
        <w:tc>
          <w:tcPr>
            <w:tcW w:w="1778" w:type="dxa"/>
            <w:tcMar/>
            <w:vAlign w:val="center"/>
          </w:tcPr>
          <w:p w:rsidR="42AAB30D" w:rsidP="42AAB30D" w:rsidRDefault="42AAB30D" w14:paraId="4789474E">
            <w:pPr>
              <w:pStyle w:val="TableContents"/>
              <w:rPr>
                <w:sz w:val="20"/>
                <w:szCs w:val="20"/>
              </w:rPr>
            </w:pPr>
            <w:r w:rsidRPr="42AAB30D" w:rsidR="42AAB30D">
              <w:rPr>
                <w:rFonts w:ascii="Times New Roman" w:hAnsi="Times New Roman"/>
                <w:color w:val="000000" w:themeColor="text1" w:themeTint="FF" w:themeShade="FF"/>
                <w:sz w:val="20"/>
                <w:szCs w:val="20"/>
              </w:rPr>
              <w:t>Explore</w:t>
            </w:r>
          </w:p>
        </w:tc>
        <w:tc>
          <w:tcPr>
            <w:tcW w:w="1674" w:type="dxa"/>
            <w:tcMar/>
            <w:vAlign w:val="center"/>
          </w:tcPr>
          <w:p w:rsidR="42AAB30D" w:rsidP="42AAB30D" w:rsidRDefault="42AAB30D" w14:paraId="5E62EA88">
            <w:pPr>
              <w:pStyle w:val="TableContents"/>
              <w:rPr>
                <w:sz w:val="20"/>
                <w:szCs w:val="20"/>
              </w:rPr>
            </w:pPr>
            <w:r w:rsidRPr="42AAB30D" w:rsidR="42AAB30D">
              <w:rPr>
                <w:rFonts w:ascii="Times New Roman" w:hAnsi="Times New Roman"/>
                <w:color w:val="000000" w:themeColor="text1" w:themeTint="FF" w:themeShade="FF"/>
                <w:sz w:val="20"/>
                <w:szCs w:val="20"/>
              </w:rPr>
              <w:t>Strategy/Planning</w:t>
            </w:r>
          </w:p>
        </w:tc>
        <w:tc>
          <w:tcPr>
            <w:tcW w:w="1474" w:type="dxa"/>
            <w:tcMar/>
            <w:vAlign w:val="center"/>
          </w:tcPr>
          <w:p w:rsidR="42AAB30D" w:rsidP="42AAB30D" w:rsidRDefault="42AAB30D" w14:paraId="198A3BA4">
            <w:pPr>
              <w:pStyle w:val="TableContents"/>
              <w:rPr>
                <w:sz w:val="20"/>
                <w:szCs w:val="20"/>
              </w:rPr>
            </w:pPr>
            <w:r w:rsidRPr="42AAB30D" w:rsidR="42AAB30D">
              <w:rPr>
                <w:rFonts w:ascii="Times New Roman" w:hAnsi="Times New Roman"/>
                <w:color w:val="000000" w:themeColor="text1" w:themeTint="FF" w:themeShade="FF"/>
                <w:sz w:val="20"/>
                <w:szCs w:val="20"/>
              </w:rPr>
              <w:t>Program functions</w:t>
            </w:r>
          </w:p>
        </w:tc>
        <w:tc>
          <w:tcPr>
            <w:tcW w:w="2597" w:type="dxa"/>
            <w:tcMar/>
            <w:vAlign w:val="center"/>
          </w:tcPr>
          <w:p w:rsidR="42AAB30D" w:rsidP="42AAB30D" w:rsidRDefault="42AAB30D" w14:paraId="4CBE3A78">
            <w:pPr>
              <w:pStyle w:val="TableContents"/>
              <w:rPr>
                <w:sz w:val="20"/>
                <w:szCs w:val="20"/>
              </w:rPr>
            </w:pPr>
            <w:r w:rsidRPr="42AAB30D" w:rsidR="42AAB30D">
              <w:rPr>
                <w:rFonts w:ascii="Times New Roman" w:hAnsi="Times New Roman"/>
                <w:color w:val="000000" w:themeColor="text1" w:themeTint="FF" w:themeShade="FF"/>
                <w:sz w:val="20"/>
                <w:szCs w:val="20"/>
              </w:rPr>
              <w:t>Pemain mencoba berbagai fungsi untuk menyelesaikan tantangan</w:t>
            </w:r>
          </w:p>
        </w:tc>
      </w:tr>
      <w:tr w:rsidR="42AAB30D" w:rsidTr="42AAB30D" w14:paraId="383A8E91">
        <w:trPr>
          <w:trHeight w:val="300"/>
        </w:trPr>
        <w:tc>
          <w:tcPr>
            <w:tcW w:w="414" w:type="dxa"/>
            <w:tcMar/>
            <w:vAlign w:val="center"/>
          </w:tcPr>
          <w:p w:rsidR="42AAB30D" w:rsidP="42AAB30D" w:rsidRDefault="42AAB30D" w14:paraId="45852750">
            <w:pPr>
              <w:pStyle w:val="TableContents"/>
              <w:rPr>
                <w:sz w:val="20"/>
                <w:szCs w:val="20"/>
              </w:rPr>
            </w:pPr>
            <w:r w:rsidRPr="42AAB30D" w:rsidR="42AAB30D">
              <w:rPr>
                <w:rFonts w:ascii="Times New Roman" w:hAnsi="Times New Roman"/>
                <w:color w:val="000000" w:themeColor="text1" w:themeTint="FF" w:themeShade="FF"/>
                <w:sz w:val="20"/>
                <w:szCs w:val="20"/>
              </w:rPr>
              <w:t>5</w:t>
            </w:r>
          </w:p>
        </w:tc>
        <w:tc>
          <w:tcPr>
            <w:tcW w:w="1778" w:type="dxa"/>
            <w:tcMar/>
            <w:vAlign w:val="center"/>
          </w:tcPr>
          <w:p w:rsidR="42AAB30D" w:rsidP="42AAB30D" w:rsidRDefault="42AAB30D" w14:paraId="06FE5F2F">
            <w:pPr>
              <w:pStyle w:val="TableContents"/>
              <w:rPr>
                <w:sz w:val="20"/>
                <w:szCs w:val="20"/>
              </w:rPr>
            </w:pPr>
            <w:r w:rsidRPr="42AAB30D" w:rsidR="42AAB30D">
              <w:rPr>
                <w:rFonts w:ascii="Times New Roman" w:hAnsi="Times New Roman"/>
                <w:color w:val="000000" w:themeColor="text1" w:themeTint="FF" w:themeShade="FF"/>
                <w:sz w:val="20"/>
                <w:szCs w:val="20"/>
              </w:rPr>
              <w:t>Discover</w:t>
            </w:r>
          </w:p>
        </w:tc>
        <w:tc>
          <w:tcPr>
            <w:tcW w:w="1674" w:type="dxa"/>
            <w:tcMar/>
            <w:vAlign w:val="center"/>
          </w:tcPr>
          <w:p w:rsidR="42AAB30D" w:rsidP="42AAB30D" w:rsidRDefault="42AAB30D" w14:paraId="78BAC8E0">
            <w:pPr>
              <w:pStyle w:val="TableContents"/>
              <w:rPr>
                <w:sz w:val="20"/>
                <w:szCs w:val="20"/>
              </w:rPr>
            </w:pPr>
            <w:r w:rsidRPr="42AAB30D" w:rsidR="42AAB30D">
              <w:rPr>
                <w:rFonts w:ascii="Times New Roman" w:hAnsi="Times New Roman"/>
                <w:color w:val="000000" w:themeColor="text1" w:themeTint="FF" w:themeShade="FF"/>
                <w:sz w:val="20"/>
                <w:szCs w:val="20"/>
              </w:rPr>
              <w:t>Goods/Information</w:t>
            </w:r>
          </w:p>
        </w:tc>
        <w:tc>
          <w:tcPr>
            <w:tcW w:w="1474" w:type="dxa"/>
            <w:tcMar/>
            <w:vAlign w:val="center"/>
          </w:tcPr>
          <w:p w:rsidR="42AAB30D" w:rsidP="42AAB30D" w:rsidRDefault="42AAB30D" w14:paraId="1077C854">
            <w:pPr>
              <w:pStyle w:val="TableContents"/>
              <w:rPr>
                <w:sz w:val="20"/>
                <w:szCs w:val="20"/>
              </w:rPr>
            </w:pPr>
            <w:r w:rsidRPr="42AAB30D" w:rsidR="42AAB30D">
              <w:rPr>
                <w:rFonts w:ascii="Times New Roman" w:hAnsi="Times New Roman"/>
                <w:color w:val="000000" w:themeColor="text1" w:themeTint="FF" w:themeShade="FF"/>
                <w:sz w:val="20"/>
                <w:szCs w:val="20"/>
              </w:rPr>
              <w:t>Library documentation</w:t>
            </w:r>
          </w:p>
        </w:tc>
        <w:tc>
          <w:tcPr>
            <w:tcW w:w="2597" w:type="dxa"/>
            <w:tcMar/>
            <w:vAlign w:val="center"/>
          </w:tcPr>
          <w:p w:rsidR="42AAB30D" w:rsidP="42AAB30D" w:rsidRDefault="42AAB30D" w14:paraId="512ED286">
            <w:pPr>
              <w:pStyle w:val="TableContents"/>
              <w:rPr>
                <w:sz w:val="20"/>
                <w:szCs w:val="20"/>
              </w:rPr>
            </w:pPr>
            <w:r w:rsidRPr="42AAB30D" w:rsidR="42AAB30D">
              <w:rPr>
                <w:rFonts w:ascii="Times New Roman" w:hAnsi="Times New Roman"/>
                <w:color w:val="000000" w:themeColor="text1" w:themeTint="FF" w:themeShade="FF"/>
                <w:sz w:val="20"/>
                <w:szCs w:val="20"/>
              </w:rPr>
              <w:t xml:space="preserve">Memberikan </w:t>
            </w:r>
            <w:r w:rsidRPr="42AAB30D" w:rsidR="42AAB30D">
              <w:rPr>
                <w:rFonts w:ascii="Times New Roman" w:hAnsi="Times New Roman"/>
                <w:color w:val="000000" w:themeColor="text1" w:themeTint="FF" w:themeShade="FF"/>
                <w:sz w:val="20"/>
                <w:szCs w:val="20"/>
              </w:rPr>
              <w:t>dokumentasi atau referensi fungsi/struktur kode dalam game</w:t>
            </w:r>
          </w:p>
        </w:tc>
      </w:tr>
      <w:tr w:rsidR="42AAB30D" w:rsidTr="42AAB30D" w14:paraId="4270C5CC">
        <w:trPr>
          <w:trHeight w:val="300"/>
        </w:trPr>
        <w:tc>
          <w:tcPr>
            <w:tcW w:w="414" w:type="dxa"/>
            <w:tcMar/>
            <w:vAlign w:val="center"/>
          </w:tcPr>
          <w:p w:rsidR="42AAB30D" w:rsidP="42AAB30D" w:rsidRDefault="42AAB30D" w14:paraId="2545334C">
            <w:pPr>
              <w:pStyle w:val="TableContents"/>
              <w:rPr>
                <w:sz w:val="20"/>
                <w:szCs w:val="20"/>
              </w:rPr>
            </w:pPr>
            <w:r w:rsidRPr="42AAB30D" w:rsidR="42AAB30D">
              <w:rPr>
                <w:rFonts w:ascii="Times New Roman" w:hAnsi="Times New Roman"/>
                <w:color w:val="000000" w:themeColor="text1" w:themeTint="FF" w:themeShade="FF"/>
                <w:sz w:val="20"/>
                <w:szCs w:val="20"/>
              </w:rPr>
              <w:t>6</w:t>
            </w:r>
          </w:p>
        </w:tc>
        <w:tc>
          <w:tcPr>
            <w:tcW w:w="1778" w:type="dxa"/>
            <w:tcMar/>
            <w:vAlign w:val="center"/>
          </w:tcPr>
          <w:p w:rsidR="42AAB30D" w:rsidP="42AAB30D" w:rsidRDefault="42AAB30D" w14:paraId="2D8F936C">
            <w:pPr>
              <w:pStyle w:val="TableContents"/>
              <w:rPr>
                <w:sz w:val="20"/>
                <w:szCs w:val="20"/>
              </w:rPr>
            </w:pPr>
            <w:r w:rsidRPr="42AAB30D" w:rsidR="42AAB30D">
              <w:rPr>
                <w:rFonts w:ascii="Times New Roman" w:hAnsi="Times New Roman"/>
                <w:color w:val="000000" w:themeColor="text1" w:themeTint="FF" w:themeShade="FF"/>
                <w:sz w:val="20"/>
                <w:szCs w:val="20"/>
              </w:rPr>
              <w:t>Analyze</w:t>
            </w:r>
          </w:p>
        </w:tc>
        <w:tc>
          <w:tcPr>
            <w:tcW w:w="1674" w:type="dxa"/>
            <w:tcMar/>
            <w:vAlign w:val="center"/>
          </w:tcPr>
          <w:p w:rsidR="42AAB30D" w:rsidP="42AAB30D" w:rsidRDefault="42AAB30D" w14:paraId="4F317520">
            <w:pPr>
              <w:pStyle w:val="TableContents"/>
              <w:rPr>
                <w:sz w:val="20"/>
                <w:szCs w:val="20"/>
              </w:rPr>
            </w:pPr>
            <w:r w:rsidRPr="42AAB30D" w:rsidR="42AAB30D">
              <w:rPr>
                <w:rFonts w:ascii="Times New Roman" w:hAnsi="Times New Roman"/>
                <w:color w:val="000000" w:themeColor="text1" w:themeTint="FF" w:themeShade="FF"/>
                <w:sz w:val="20"/>
                <w:szCs w:val="20"/>
              </w:rPr>
              <w:t>Resource Management</w:t>
            </w:r>
          </w:p>
        </w:tc>
        <w:tc>
          <w:tcPr>
            <w:tcW w:w="1474" w:type="dxa"/>
            <w:tcMar/>
            <w:vAlign w:val="center"/>
          </w:tcPr>
          <w:p w:rsidR="42AAB30D" w:rsidP="42AAB30D" w:rsidRDefault="42AAB30D" w14:paraId="7D80E1D1">
            <w:pPr>
              <w:pStyle w:val="TableContents"/>
              <w:rPr>
                <w:sz w:val="20"/>
                <w:szCs w:val="20"/>
              </w:rPr>
            </w:pPr>
            <w:r w:rsidRPr="42AAB30D" w:rsidR="42AAB30D">
              <w:rPr>
                <w:rFonts w:ascii="Times New Roman" w:hAnsi="Times New Roman"/>
                <w:color w:val="000000" w:themeColor="text1" w:themeTint="FF" w:themeShade="FF"/>
                <w:sz w:val="20"/>
                <w:szCs w:val="20"/>
              </w:rPr>
              <w:t>Limit line program</w:t>
            </w:r>
          </w:p>
        </w:tc>
        <w:tc>
          <w:tcPr>
            <w:tcW w:w="2597" w:type="dxa"/>
            <w:tcMar/>
            <w:vAlign w:val="center"/>
          </w:tcPr>
          <w:p w:rsidR="42AAB30D" w:rsidP="42AAB30D" w:rsidRDefault="42AAB30D" w14:paraId="156D75F6">
            <w:pPr>
              <w:pStyle w:val="TableContents"/>
              <w:rPr>
                <w:sz w:val="20"/>
                <w:szCs w:val="20"/>
              </w:rPr>
            </w:pPr>
            <w:r w:rsidRPr="42AAB30D" w:rsidR="42AAB30D">
              <w:rPr>
                <w:rFonts w:ascii="Times New Roman" w:hAnsi="Times New Roman"/>
                <w:color w:val="000000" w:themeColor="text1" w:themeTint="FF" w:themeShade="FF"/>
                <w:sz w:val="20"/>
                <w:szCs w:val="20"/>
              </w:rPr>
              <w:t>Mendorong efisiensi dan optimasi penulisan program</w:t>
            </w:r>
          </w:p>
        </w:tc>
      </w:tr>
      <w:tr w:rsidR="42AAB30D" w:rsidTr="42AAB30D" w14:paraId="7CD580BA">
        <w:trPr>
          <w:trHeight w:val="300"/>
        </w:trPr>
        <w:tc>
          <w:tcPr>
            <w:tcW w:w="414" w:type="dxa"/>
            <w:tcMar/>
            <w:vAlign w:val="center"/>
          </w:tcPr>
          <w:p w:rsidR="42AAB30D" w:rsidP="42AAB30D" w:rsidRDefault="42AAB30D" w14:paraId="4461E3B9">
            <w:pPr>
              <w:pStyle w:val="TableContents"/>
              <w:rPr>
                <w:sz w:val="20"/>
                <w:szCs w:val="20"/>
              </w:rPr>
            </w:pPr>
            <w:r w:rsidRPr="42AAB30D" w:rsidR="42AAB30D">
              <w:rPr>
                <w:rFonts w:ascii="Times New Roman" w:hAnsi="Times New Roman"/>
                <w:color w:val="000000" w:themeColor="text1" w:themeTint="FF" w:themeShade="FF"/>
                <w:sz w:val="20"/>
                <w:szCs w:val="20"/>
              </w:rPr>
              <w:t>7</w:t>
            </w:r>
          </w:p>
        </w:tc>
        <w:tc>
          <w:tcPr>
            <w:tcW w:w="1778" w:type="dxa"/>
            <w:tcMar/>
            <w:vAlign w:val="center"/>
          </w:tcPr>
          <w:p w:rsidR="42AAB30D" w:rsidP="42AAB30D" w:rsidRDefault="42AAB30D" w14:paraId="3FCCE361">
            <w:pPr>
              <w:pStyle w:val="TableContents"/>
              <w:rPr>
                <w:sz w:val="20"/>
                <w:szCs w:val="20"/>
              </w:rPr>
            </w:pPr>
            <w:r w:rsidRPr="42AAB30D" w:rsidR="42AAB30D">
              <w:rPr>
                <w:rFonts w:ascii="Times New Roman" w:hAnsi="Times New Roman"/>
                <w:color w:val="000000" w:themeColor="text1" w:themeTint="FF" w:themeShade="FF"/>
                <w:sz w:val="20"/>
                <w:szCs w:val="20"/>
              </w:rPr>
              <w:t>Simulation</w:t>
            </w:r>
          </w:p>
        </w:tc>
        <w:tc>
          <w:tcPr>
            <w:tcW w:w="1674" w:type="dxa"/>
            <w:tcMar/>
            <w:vAlign w:val="center"/>
          </w:tcPr>
          <w:p w:rsidR="42AAB30D" w:rsidP="42AAB30D" w:rsidRDefault="42AAB30D" w14:paraId="7584022E">
            <w:pPr>
              <w:pStyle w:val="TableContents"/>
              <w:rPr>
                <w:sz w:val="20"/>
                <w:szCs w:val="20"/>
              </w:rPr>
            </w:pPr>
            <w:r w:rsidRPr="42AAB30D" w:rsidR="42AAB30D">
              <w:rPr>
                <w:rFonts w:ascii="Times New Roman" w:hAnsi="Times New Roman"/>
                <w:color w:val="000000" w:themeColor="text1" w:themeTint="FF" w:themeShade="FF"/>
                <w:sz w:val="20"/>
                <w:szCs w:val="20"/>
              </w:rPr>
              <w:t>Simulate/Response</w:t>
            </w:r>
          </w:p>
        </w:tc>
        <w:tc>
          <w:tcPr>
            <w:tcW w:w="1474" w:type="dxa"/>
            <w:tcMar/>
            <w:vAlign w:val="center"/>
          </w:tcPr>
          <w:p w:rsidR="42AAB30D" w:rsidP="42AAB30D" w:rsidRDefault="42AAB30D" w14:paraId="16F1BF8B">
            <w:pPr>
              <w:pStyle w:val="TableContents"/>
              <w:rPr>
                <w:sz w:val="20"/>
                <w:szCs w:val="20"/>
              </w:rPr>
            </w:pPr>
            <w:r w:rsidRPr="42AAB30D" w:rsidR="42AAB30D">
              <w:rPr>
                <w:rFonts w:ascii="Times New Roman" w:hAnsi="Times New Roman"/>
                <w:color w:val="000000" w:themeColor="text1" w:themeTint="FF" w:themeShade="FF"/>
                <w:sz w:val="20"/>
                <w:szCs w:val="20"/>
              </w:rPr>
              <w:t>Unit action simulation</w:t>
            </w:r>
          </w:p>
        </w:tc>
        <w:tc>
          <w:tcPr>
            <w:tcW w:w="2597" w:type="dxa"/>
            <w:tcMar/>
            <w:vAlign w:val="center"/>
          </w:tcPr>
          <w:p w:rsidR="42AAB30D" w:rsidP="42AAB30D" w:rsidRDefault="42AAB30D" w14:paraId="01DEF80E">
            <w:pPr>
              <w:pStyle w:val="TableContents"/>
              <w:rPr>
                <w:sz w:val="20"/>
                <w:szCs w:val="20"/>
              </w:rPr>
            </w:pPr>
            <w:r w:rsidRPr="42AAB30D" w:rsidR="42AAB30D">
              <w:rPr>
                <w:rFonts w:ascii="Times New Roman" w:hAnsi="Times New Roman"/>
                <w:color w:val="000000" w:themeColor="text1" w:themeTint="FF" w:themeShade="FF"/>
                <w:sz w:val="20"/>
                <w:szCs w:val="20"/>
              </w:rPr>
              <w:t xml:space="preserve">Visualisasi hasil eksekusi kode </w:t>
            </w:r>
            <w:r w:rsidRPr="42AAB30D" w:rsidR="42AAB30D">
              <w:rPr>
                <w:rFonts w:ascii="Times New Roman" w:hAnsi="Times New Roman"/>
                <w:color w:val="000000" w:themeColor="text1" w:themeTint="FF" w:themeShade="FF"/>
                <w:sz w:val="20"/>
                <w:szCs w:val="20"/>
              </w:rPr>
              <w:t>dalam bentuk aksi karakter/game object</w:t>
            </w:r>
          </w:p>
        </w:tc>
      </w:tr>
      <w:tr w:rsidR="42AAB30D" w:rsidTr="42AAB30D" w14:paraId="3E07FBF2">
        <w:trPr>
          <w:trHeight w:val="300"/>
        </w:trPr>
        <w:tc>
          <w:tcPr>
            <w:tcW w:w="414" w:type="dxa"/>
            <w:tcMar>
              <w:top w:w="55" w:type="dxa"/>
              <w:left w:w="55" w:type="dxa"/>
              <w:bottom w:w="55" w:type="dxa"/>
              <w:right w:w="55" w:type="dxa"/>
            </w:tcMar>
            <w:vAlign w:val="center"/>
          </w:tcPr>
          <w:p w:rsidR="42AAB30D" w:rsidP="42AAB30D" w:rsidRDefault="42AAB30D" w14:paraId="7C7DD9CB">
            <w:pPr>
              <w:pStyle w:val="TableContents"/>
              <w:rPr>
                <w:sz w:val="20"/>
                <w:szCs w:val="20"/>
              </w:rPr>
            </w:pPr>
            <w:r w:rsidRPr="42AAB30D" w:rsidR="42AAB30D">
              <w:rPr>
                <w:rFonts w:ascii="Times New Roman" w:hAnsi="Times New Roman"/>
                <w:color w:val="000000" w:themeColor="text1" w:themeTint="FF" w:themeShade="FF"/>
                <w:sz w:val="20"/>
                <w:szCs w:val="20"/>
              </w:rPr>
              <w:t>8</w:t>
            </w:r>
          </w:p>
        </w:tc>
        <w:tc>
          <w:tcPr>
            <w:tcW w:w="1778" w:type="dxa"/>
            <w:tcMar>
              <w:top w:w="55" w:type="dxa"/>
              <w:left w:w="55" w:type="dxa"/>
              <w:bottom w:w="55" w:type="dxa"/>
              <w:right w:w="55" w:type="dxa"/>
            </w:tcMar>
            <w:vAlign w:val="center"/>
          </w:tcPr>
          <w:p w:rsidR="42AAB30D" w:rsidP="42AAB30D" w:rsidRDefault="42AAB30D" w14:paraId="682C17E6">
            <w:pPr>
              <w:pStyle w:val="TableContents"/>
              <w:rPr>
                <w:sz w:val="20"/>
                <w:szCs w:val="20"/>
              </w:rPr>
            </w:pPr>
            <w:r w:rsidRPr="42AAB30D" w:rsidR="42AAB30D">
              <w:rPr>
                <w:rFonts w:ascii="Times New Roman" w:hAnsi="Times New Roman"/>
                <w:color w:val="000000" w:themeColor="text1" w:themeTint="FF" w:themeShade="FF"/>
                <w:sz w:val="20"/>
                <w:szCs w:val="20"/>
              </w:rPr>
              <w:t>Plan</w:t>
            </w:r>
          </w:p>
        </w:tc>
        <w:tc>
          <w:tcPr>
            <w:tcW w:w="1674" w:type="dxa"/>
            <w:tcMar>
              <w:top w:w="55" w:type="dxa"/>
              <w:left w:w="55" w:type="dxa"/>
              <w:bottom w:w="55" w:type="dxa"/>
              <w:right w:w="55" w:type="dxa"/>
            </w:tcMar>
            <w:vAlign w:val="center"/>
          </w:tcPr>
          <w:p w:rsidR="42AAB30D" w:rsidP="42AAB30D" w:rsidRDefault="42AAB30D" w14:paraId="16F84FD4">
            <w:pPr>
              <w:pStyle w:val="TableContents"/>
              <w:rPr>
                <w:sz w:val="20"/>
                <w:szCs w:val="20"/>
              </w:rPr>
            </w:pPr>
            <w:r w:rsidRPr="42AAB30D" w:rsidR="42AAB30D">
              <w:rPr>
                <w:rFonts w:ascii="Times New Roman" w:hAnsi="Times New Roman"/>
                <w:color w:val="000000" w:themeColor="text1" w:themeTint="FF" w:themeShade="FF"/>
                <w:sz w:val="20"/>
                <w:szCs w:val="20"/>
              </w:rPr>
              <w:t>Design/Editing</w:t>
            </w:r>
          </w:p>
        </w:tc>
        <w:tc>
          <w:tcPr>
            <w:tcW w:w="1474" w:type="dxa"/>
            <w:tcMar>
              <w:top w:w="55" w:type="dxa"/>
              <w:left w:w="55" w:type="dxa"/>
              <w:bottom w:w="55" w:type="dxa"/>
              <w:right w:w="55" w:type="dxa"/>
            </w:tcMar>
            <w:vAlign w:val="center"/>
          </w:tcPr>
          <w:p w:rsidR="42AAB30D" w:rsidP="42AAB30D" w:rsidRDefault="42AAB30D" w14:paraId="0C3B9901">
            <w:pPr>
              <w:pStyle w:val="TableContents"/>
              <w:rPr>
                <w:sz w:val="20"/>
                <w:szCs w:val="20"/>
              </w:rPr>
            </w:pPr>
            <w:r w:rsidRPr="42AAB30D" w:rsidR="42AAB30D">
              <w:rPr>
                <w:rFonts w:ascii="Times New Roman" w:hAnsi="Times New Roman"/>
                <w:color w:val="000000" w:themeColor="text1" w:themeTint="FF" w:themeShade="FF"/>
                <w:sz w:val="20"/>
                <w:szCs w:val="20"/>
              </w:rPr>
              <w:t>Programming</w:t>
            </w:r>
          </w:p>
        </w:tc>
        <w:tc>
          <w:tcPr>
            <w:tcW w:w="2597" w:type="dxa"/>
            <w:tcMar>
              <w:top w:w="55" w:type="dxa"/>
              <w:left w:w="55" w:type="dxa"/>
              <w:bottom w:w="55" w:type="dxa"/>
              <w:right w:w="55" w:type="dxa"/>
            </w:tcMar>
            <w:vAlign w:val="center"/>
          </w:tcPr>
          <w:p w:rsidR="42AAB30D" w:rsidP="42AAB30D" w:rsidRDefault="42AAB30D" w14:paraId="17B8DC77">
            <w:pPr>
              <w:pStyle w:val="TableContents"/>
              <w:rPr>
                <w:sz w:val="20"/>
                <w:szCs w:val="20"/>
              </w:rPr>
            </w:pPr>
            <w:r w:rsidRPr="42AAB30D" w:rsidR="42AAB30D">
              <w:rPr>
                <w:rFonts w:ascii="Times New Roman" w:hAnsi="Times New Roman"/>
                <w:color w:val="000000" w:themeColor="text1" w:themeTint="FF" w:themeShade="FF"/>
                <w:sz w:val="20"/>
                <w:szCs w:val="20"/>
              </w:rPr>
              <w:t>Pemain menyusun instruksi program menggunakan antarmuka interaktif</w:t>
            </w:r>
          </w:p>
        </w:tc>
      </w:tr>
      <w:tr w:rsidR="42AAB30D" w:rsidTr="42AAB30D" w14:paraId="17526FBE">
        <w:trPr>
          <w:trHeight w:val="300"/>
        </w:trPr>
        <w:tc>
          <w:tcPr>
            <w:tcW w:w="414" w:type="dxa"/>
            <w:tcMar>
              <w:top w:w="55" w:type="dxa"/>
              <w:left w:w="55" w:type="dxa"/>
              <w:bottom w:w="55" w:type="dxa"/>
              <w:right w:w="55" w:type="dxa"/>
            </w:tcMar>
            <w:vAlign w:val="center"/>
          </w:tcPr>
          <w:p w:rsidR="42AAB30D" w:rsidP="42AAB30D" w:rsidRDefault="42AAB30D" w14:paraId="47468526">
            <w:pPr>
              <w:pStyle w:val="TableContents"/>
              <w:rPr>
                <w:sz w:val="20"/>
                <w:szCs w:val="20"/>
              </w:rPr>
            </w:pPr>
            <w:r w:rsidRPr="42AAB30D" w:rsidR="42AAB30D">
              <w:rPr>
                <w:rFonts w:ascii="Times New Roman" w:hAnsi="Times New Roman"/>
                <w:color w:val="000000" w:themeColor="text1" w:themeTint="FF" w:themeShade="FF"/>
                <w:sz w:val="20"/>
                <w:szCs w:val="20"/>
              </w:rPr>
              <w:t>9</w:t>
            </w:r>
          </w:p>
        </w:tc>
        <w:tc>
          <w:tcPr>
            <w:tcW w:w="1778" w:type="dxa"/>
            <w:tcMar>
              <w:top w:w="55" w:type="dxa"/>
              <w:left w:w="55" w:type="dxa"/>
              <w:bottom w:w="55" w:type="dxa"/>
              <w:right w:w="55" w:type="dxa"/>
            </w:tcMar>
            <w:vAlign w:val="center"/>
          </w:tcPr>
          <w:p w:rsidR="42AAB30D" w:rsidP="42AAB30D" w:rsidRDefault="42AAB30D" w14:paraId="37D5FB3F">
            <w:pPr>
              <w:pStyle w:val="TableContents"/>
              <w:rPr>
                <w:sz w:val="20"/>
                <w:szCs w:val="20"/>
              </w:rPr>
            </w:pPr>
            <w:r w:rsidRPr="42AAB30D" w:rsidR="42AAB30D">
              <w:rPr>
                <w:rFonts w:ascii="Times New Roman" w:hAnsi="Times New Roman"/>
                <w:color w:val="000000" w:themeColor="text1" w:themeTint="FF" w:themeShade="FF"/>
                <w:sz w:val="20"/>
                <w:szCs w:val="20"/>
              </w:rPr>
              <w:t>Analyze</w:t>
            </w:r>
          </w:p>
        </w:tc>
        <w:tc>
          <w:tcPr>
            <w:tcW w:w="1674" w:type="dxa"/>
            <w:tcMar>
              <w:top w:w="55" w:type="dxa"/>
              <w:left w:w="55" w:type="dxa"/>
              <w:bottom w:w="55" w:type="dxa"/>
              <w:right w:w="55" w:type="dxa"/>
            </w:tcMar>
            <w:vAlign w:val="center"/>
          </w:tcPr>
          <w:p w:rsidR="42AAB30D" w:rsidP="42AAB30D" w:rsidRDefault="42AAB30D" w14:paraId="20B86058">
            <w:pPr>
              <w:pStyle w:val="TableContents"/>
              <w:rPr>
                <w:sz w:val="20"/>
                <w:szCs w:val="20"/>
              </w:rPr>
            </w:pPr>
            <w:r w:rsidRPr="42AAB30D" w:rsidR="42AAB30D">
              <w:rPr>
                <w:rFonts w:ascii="Times New Roman" w:hAnsi="Times New Roman"/>
                <w:color w:val="000000" w:themeColor="text1" w:themeTint="FF" w:themeShade="FF"/>
                <w:sz w:val="20"/>
                <w:szCs w:val="20"/>
              </w:rPr>
              <w:t>Tiles/Grids</w:t>
            </w:r>
          </w:p>
        </w:tc>
        <w:tc>
          <w:tcPr>
            <w:tcW w:w="1474" w:type="dxa"/>
            <w:tcMar>
              <w:top w:w="55" w:type="dxa"/>
              <w:left w:w="55" w:type="dxa"/>
              <w:bottom w:w="55" w:type="dxa"/>
              <w:right w:w="55" w:type="dxa"/>
            </w:tcMar>
            <w:vAlign w:val="center"/>
          </w:tcPr>
          <w:p w:rsidR="42AAB30D" w:rsidP="42AAB30D" w:rsidRDefault="42AAB30D" w14:paraId="2C452524">
            <w:pPr>
              <w:pStyle w:val="TableContents"/>
              <w:rPr>
                <w:sz w:val="20"/>
                <w:szCs w:val="20"/>
              </w:rPr>
            </w:pPr>
            <w:r w:rsidRPr="42AAB30D" w:rsidR="42AAB30D">
              <w:rPr>
                <w:rFonts w:ascii="Times New Roman" w:hAnsi="Times New Roman"/>
                <w:color w:val="000000" w:themeColor="text1" w:themeTint="FF" w:themeShade="FF"/>
                <w:sz w:val="20"/>
                <w:szCs w:val="20"/>
              </w:rPr>
              <w:t>Level map</w:t>
            </w:r>
          </w:p>
        </w:tc>
        <w:tc>
          <w:tcPr>
            <w:tcW w:w="2597" w:type="dxa"/>
            <w:tcMar>
              <w:top w:w="55" w:type="dxa"/>
              <w:left w:w="55" w:type="dxa"/>
              <w:bottom w:w="55" w:type="dxa"/>
              <w:right w:w="55" w:type="dxa"/>
            </w:tcMar>
            <w:vAlign w:val="center"/>
          </w:tcPr>
          <w:p w:rsidR="42AAB30D" w:rsidP="42AAB30D" w:rsidRDefault="42AAB30D" w14:paraId="29173921">
            <w:pPr>
              <w:pStyle w:val="TableContents"/>
              <w:rPr>
                <w:sz w:val="20"/>
                <w:szCs w:val="20"/>
              </w:rPr>
            </w:pPr>
            <w:r w:rsidRPr="42AAB30D" w:rsidR="42AAB30D">
              <w:rPr>
                <w:rFonts w:ascii="Times New Roman" w:hAnsi="Times New Roman"/>
                <w:color w:val="000000" w:themeColor="text1" w:themeTint="FF" w:themeShade="FF"/>
                <w:sz w:val="20"/>
                <w:szCs w:val="20"/>
              </w:rPr>
              <w:t>Menyediakan gambaran lingkungan dan logika spasial pada level</w:t>
            </w:r>
          </w:p>
        </w:tc>
      </w:tr>
      <w:tr w:rsidR="42AAB30D" w:rsidTr="42AAB30D" w14:paraId="1ABE6957">
        <w:trPr>
          <w:trHeight w:val="300"/>
        </w:trPr>
        <w:tc>
          <w:tcPr>
            <w:tcW w:w="414" w:type="dxa"/>
            <w:tcMar/>
            <w:vAlign w:val="center"/>
          </w:tcPr>
          <w:p w:rsidR="42AAB30D" w:rsidP="42AAB30D" w:rsidRDefault="42AAB30D" w14:paraId="1DBE600C">
            <w:pPr>
              <w:pStyle w:val="TableContents"/>
              <w:rPr>
                <w:sz w:val="20"/>
                <w:szCs w:val="20"/>
              </w:rPr>
            </w:pPr>
            <w:r w:rsidRPr="42AAB30D" w:rsidR="42AAB30D">
              <w:rPr>
                <w:rFonts w:ascii="Times New Roman" w:hAnsi="Times New Roman"/>
                <w:color w:val="000000" w:themeColor="text1" w:themeTint="FF" w:themeShade="FF"/>
                <w:sz w:val="20"/>
                <w:szCs w:val="20"/>
              </w:rPr>
              <w:t>10</w:t>
            </w:r>
          </w:p>
        </w:tc>
        <w:tc>
          <w:tcPr>
            <w:tcW w:w="1778" w:type="dxa"/>
            <w:tcMar/>
            <w:vAlign w:val="center"/>
          </w:tcPr>
          <w:p w:rsidR="42AAB30D" w:rsidP="42AAB30D" w:rsidRDefault="42AAB30D" w14:paraId="3386BBD4">
            <w:pPr>
              <w:pStyle w:val="TableContents"/>
              <w:rPr>
                <w:sz w:val="20"/>
                <w:szCs w:val="20"/>
              </w:rPr>
            </w:pPr>
            <w:r w:rsidRPr="42AAB30D" w:rsidR="42AAB30D">
              <w:rPr>
                <w:rFonts w:ascii="Times New Roman" w:hAnsi="Times New Roman"/>
                <w:color w:val="000000" w:themeColor="text1" w:themeTint="FF" w:themeShade="FF"/>
                <w:sz w:val="20"/>
                <w:szCs w:val="20"/>
              </w:rPr>
              <w:t>Feedback</w:t>
            </w:r>
          </w:p>
        </w:tc>
        <w:tc>
          <w:tcPr>
            <w:tcW w:w="1674" w:type="dxa"/>
            <w:tcMar/>
            <w:vAlign w:val="center"/>
          </w:tcPr>
          <w:p w:rsidR="42AAB30D" w:rsidP="42AAB30D" w:rsidRDefault="42AAB30D" w14:paraId="25C768C3">
            <w:pPr>
              <w:pStyle w:val="TableContents"/>
              <w:rPr>
                <w:sz w:val="20"/>
                <w:szCs w:val="20"/>
              </w:rPr>
            </w:pPr>
            <w:r w:rsidRPr="42AAB30D" w:rsidR="42AAB30D">
              <w:rPr>
                <w:rFonts w:ascii="Times New Roman" w:hAnsi="Times New Roman"/>
                <w:color w:val="000000" w:themeColor="text1" w:themeTint="FF" w:themeShade="FF"/>
                <w:sz w:val="20"/>
                <w:szCs w:val="20"/>
              </w:rPr>
              <w:t>Feedback</w:t>
            </w:r>
          </w:p>
        </w:tc>
        <w:tc>
          <w:tcPr>
            <w:tcW w:w="1474" w:type="dxa"/>
            <w:tcMar/>
            <w:vAlign w:val="center"/>
          </w:tcPr>
          <w:p w:rsidR="42AAB30D" w:rsidP="42AAB30D" w:rsidRDefault="42AAB30D" w14:paraId="5C4F4338">
            <w:pPr>
              <w:pStyle w:val="TableContents"/>
              <w:rPr>
                <w:sz w:val="20"/>
                <w:szCs w:val="20"/>
              </w:rPr>
            </w:pPr>
            <w:r w:rsidRPr="42AAB30D" w:rsidR="42AAB30D">
              <w:rPr>
                <w:rFonts w:ascii="Times New Roman" w:hAnsi="Times New Roman"/>
                <w:color w:val="000000" w:themeColor="text1" w:themeTint="FF" w:themeShade="FF"/>
                <w:sz w:val="20"/>
                <w:szCs w:val="20"/>
              </w:rPr>
              <w:t>Level completion</w:t>
            </w:r>
          </w:p>
        </w:tc>
        <w:tc>
          <w:tcPr>
            <w:tcW w:w="2597" w:type="dxa"/>
            <w:tcMar/>
            <w:vAlign w:val="center"/>
          </w:tcPr>
          <w:p w:rsidR="42AAB30D" w:rsidP="42AAB30D" w:rsidRDefault="42AAB30D" w14:paraId="6B807F54">
            <w:pPr>
              <w:pStyle w:val="TableContents"/>
              <w:rPr>
                <w:sz w:val="20"/>
                <w:szCs w:val="20"/>
              </w:rPr>
            </w:pPr>
            <w:r w:rsidRPr="42AAB30D" w:rsidR="42AAB30D">
              <w:rPr>
                <w:rFonts w:ascii="Times New Roman" w:hAnsi="Times New Roman"/>
                <w:color w:val="000000" w:themeColor="text1" w:themeTint="FF" w:themeShade="FF"/>
                <w:sz w:val="20"/>
                <w:szCs w:val="20"/>
              </w:rPr>
              <w:t>Memberikan umpan balik setelah misi selesai, berupa evaluasi performa</w:t>
            </w:r>
          </w:p>
        </w:tc>
      </w:tr>
      <w:tr w:rsidR="42AAB30D" w:rsidTr="42AAB30D" w14:paraId="354B4B3B">
        <w:trPr>
          <w:trHeight w:val="300"/>
        </w:trPr>
        <w:tc>
          <w:tcPr>
            <w:tcW w:w="414" w:type="dxa"/>
            <w:tcMar/>
            <w:vAlign w:val="center"/>
          </w:tcPr>
          <w:p w:rsidR="42AAB30D" w:rsidP="42AAB30D" w:rsidRDefault="42AAB30D" w14:paraId="37AC8431" w14:textId="4D61DD38">
            <w:pPr>
              <w:pStyle w:val="TableContents"/>
              <w:rPr>
                <w:rFonts w:ascii="Times New Roman" w:hAnsi="Times New Roman"/>
                <w:color w:val="000000" w:themeColor="text1" w:themeTint="FF" w:themeShade="FF"/>
                <w:sz w:val="20"/>
                <w:szCs w:val="20"/>
              </w:rPr>
            </w:pPr>
            <w:r w:rsidRPr="42AAB30D" w:rsidR="42AAB30D">
              <w:rPr>
                <w:rFonts w:ascii="Times New Roman" w:hAnsi="Times New Roman"/>
                <w:color w:val="000000" w:themeColor="text1" w:themeTint="FF" w:themeShade="FF"/>
                <w:sz w:val="20"/>
                <w:szCs w:val="20"/>
              </w:rPr>
              <w:t>11</w:t>
            </w:r>
          </w:p>
        </w:tc>
        <w:tc>
          <w:tcPr>
            <w:tcW w:w="1778" w:type="dxa"/>
            <w:tcMar/>
            <w:vAlign w:val="center"/>
          </w:tcPr>
          <w:p w:rsidR="42AAB30D" w:rsidP="42AAB30D" w:rsidRDefault="42AAB30D" w14:paraId="1F91F401" w14:textId="3E708922">
            <w:pPr>
              <w:pStyle w:val="TableContents"/>
              <w:rPr>
                <w:rFonts w:ascii="Times New Roman" w:hAnsi="Times New Roman"/>
                <w:color w:val="000000" w:themeColor="text1" w:themeTint="FF" w:themeShade="FF"/>
                <w:sz w:val="20"/>
                <w:szCs w:val="20"/>
              </w:rPr>
            </w:pPr>
            <w:r w:rsidRPr="42AAB30D" w:rsidR="42AAB30D">
              <w:rPr>
                <w:rFonts w:ascii="Times New Roman" w:hAnsi="Times New Roman"/>
                <w:color w:val="000000" w:themeColor="text1" w:themeTint="FF" w:themeShade="FF"/>
                <w:sz w:val="20"/>
                <w:szCs w:val="20"/>
              </w:rPr>
              <w:t>Repetition</w:t>
            </w:r>
          </w:p>
        </w:tc>
        <w:tc>
          <w:tcPr>
            <w:tcW w:w="1674" w:type="dxa"/>
            <w:tcMar/>
            <w:vAlign w:val="center"/>
          </w:tcPr>
          <w:p w:rsidR="42AAB30D" w:rsidP="42AAB30D" w:rsidRDefault="42AAB30D" w14:paraId="7C7DB2A9" w14:textId="7E49A461">
            <w:pPr>
              <w:pStyle w:val="TableContents"/>
              <w:rPr>
                <w:rFonts w:ascii="Times New Roman" w:hAnsi="Times New Roman"/>
                <w:color w:val="000000" w:themeColor="text1" w:themeTint="FF" w:themeShade="FF"/>
                <w:sz w:val="20"/>
                <w:szCs w:val="20"/>
              </w:rPr>
            </w:pPr>
            <w:r w:rsidRPr="42AAB30D" w:rsidR="42AAB30D">
              <w:rPr>
                <w:rFonts w:ascii="Times New Roman" w:hAnsi="Times New Roman"/>
                <w:color w:val="000000" w:themeColor="text1" w:themeTint="FF" w:themeShade="FF"/>
                <w:sz w:val="20"/>
                <w:szCs w:val="20"/>
              </w:rPr>
              <w:t>Levels</w:t>
            </w:r>
          </w:p>
        </w:tc>
        <w:tc>
          <w:tcPr>
            <w:tcW w:w="1474" w:type="dxa"/>
            <w:tcMar/>
            <w:vAlign w:val="center"/>
          </w:tcPr>
          <w:p w:rsidR="42AAB30D" w:rsidP="42AAB30D" w:rsidRDefault="42AAB30D" w14:paraId="3785BF95" w14:textId="6A3424EE">
            <w:pPr>
              <w:pStyle w:val="TableContents"/>
              <w:rPr>
                <w:rFonts w:ascii="Times New Roman" w:hAnsi="Times New Roman"/>
                <w:color w:val="000000" w:themeColor="text1" w:themeTint="FF" w:themeShade="FF"/>
                <w:sz w:val="20"/>
                <w:szCs w:val="20"/>
              </w:rPr>
            </w:pPr>
            <w:r w:rsidRPr="42AAB30D" w:rsidR="42AAB30D">
              <w:rPr>
                <w:rFonts w:ascii="Times New Roman" w:hAnsi="Times New Roman"/>
                <w:color w:val="000000" w:themeColor="text1" w:themeTint="FF" w:themeShade="FF"/>
                <w:sz w:val="20"/>
                <w:szCs w:val="20"/>
              </w:rPr>
              <w:t>Levels</w:t>
            </w:r>
          </w:p>
        </w:tc>
        <w:tc>
          <w:tcPr>
            <w:tcW w:w="2597" w:type="dxa"/>
            <w:tcMar/>
            <w:vAlign w:val="center"/>
          </w:tcPr>
          <w:p w:rsidR="42AAB30D" w:rsidP="42AAB30D" w:rsidRDefault="42AAB30D" w14:paraId="67700A94" w14:textId="6D79BCDD">
            <w:pPr>
              <w:pStyle w:val="TableContents"/>
              <w:rPr>
                <w:rFonts w:ascii="Times New Roman" w:hAnsi="Times New Roman"/>
                <w:color w:val="000000" w:themeColor="text1" w:themeTint="FF" w:themeShade="FF"/>
                <w:sz w:val="20"/>
                <w:szCs w:val="20"/>
              </w:rPr>
            </w:pPr>
            <w:r w:rsidRPr="42AAB30D" w:rsidR="42AAB30D">
              <w:rPr>
                <w:rFonts w:ascii="Times New Roman" w:hAnsi="Times New Roman"/>
                <w:color w:val="000000" w:themeColor="text1" w:themeTint="FF" w:themeShade="FF"/>
                <w:sz w:val="20"/>
                <w:szCs w:val="20"/>
              </w:rPr>
              <w:t>Memberi kesempatan untuk mengulang misi dengan pendekatan baru</w:t>
            </w:r>
          </w:p>
        </w:tc>
      </w:tr>
      <w:tr w:rsidR="42AAB30D" w:rsidTr="42AAB30D" w14:paraId="642098D4">
        <w:trPr>
          <w:trHeight w:val="300"/>
        </w:trPr>
        <w:tc>
          <w:tcPr>
            <w:tcW w:w="414" w:type="dxa"/>
            <w:tcBorders>
              <w:bottom w:val="single" w:color="000000" w:themeColor="text1" w:sz="4"/>
            </w:tcBorders>
            <w:tcMar/>
            <w:vAlign w:val="center"/>
          </w:tcPr>
          <w:p w:rsidR="42AAB30D" w:rsidP="42AAB30D" w:rsidRDefault="42AAB30D" w14:paraId="01CFE648" w14:textId="724F5488">
            <w:pPr>
              <w:pStyle w:val="TableContents"/>
              <w:rPr>
                <w:rFonts w:ascii="Times New Roman" w:hAnsi="Times New Roman"/>
                <w:color w:val="000000" w:themeColor="text1" w:themeTint="FF" w:themeShade="FF"/>
                <w:sz w:val="20"/>
                <w:szCs w:val="20"/>
              </w:rPr>
            </w:pPr>
            <w:r w:rsidRPr="42AAB30D" w:rsidR="42AAB30D">
              <w:rPr>
                <w:rFonts w:ascii="Times New Roman" w:hAnsi="Times New Roman"/>
                <w:color w:val="000000" w:themeColor="text1" w:themeTint="FF" w:themeShade="FF"/>
                <w:sz w:val="20"/>
                <w:szCs w:val="20"/>
              </w:rPr>
              <w:t>12</w:t>
            </w:r>
          </w:p>
        </w:tc>
        <w:tc>
          <w:tcPr>
            <w:tcW w:w="1778" w:type="dxa"/>
            <w:tcBorders>
              <w:bottom w:val="single" w:color="000000" w:themeColor="text1" w:sz="4"/>
            </w:tcBorders>
            <w:tcMar/>
            <w:vAlign w:val="center"/>
          </w:tcPr>
          <w:p w:rsidR="42AAB30D" w:rsidP="42AAB30D" w:rsidRDefault="42AAB30D" w14:paraId="6B5F1041" w14:textId="686AD4F9">
            <w:pPr>
              <w:pStyle w:val="TableContents"/>
              <w:rPr>
                <w:rFonts w:ascii="Times New Roman" w:hAnsi="Times New Roman"/>
                <w:color w:val="000000" w:themeColor="text1" w:themeTint="FF" w:themeShade="FF"/>
                <w:sz w:val="20"/>
                <w:szCs w:val="20"/>
              </w:rPr>
            </w:pPr>
            <w:r w:rsidRPr="42AAB30D" w:rsidR="42AAB30D">
              <w:rPr>
                <w:rFonts w:ascii="Times New Roman" w:hAnsi="Times New Roman"/>
                <w:color w:val="000000" w:themeColor="text1" w:themeTint="FF" w:themeShade="FF"/>
                <w:sz w:val="20"/>
                <w:szCs w:val="20"/>
              </w:rPr>
              <w:t>Experimentation</w:t>
            </w:r>
          </w:p>
        </w:tc>
        <w:tc>
          <w:tcPr>
            <w:tcW w:w="1674" w:type="dxa"/>
            <w:tcBorders>
              <w:bottom w:val="single" w:color="000000" w:themeColor="text1" w:sz="4"/>
            </w:tcBorders>
            <w:tcMar/>
            <w:vAlign w:val="center"/>
          </w:tcPr>
          <w:p w:rsidR="42AAB30D" w:rsidP="42AAB30D" w:rsidRDefault="42AAB30D" w14:paraId="4618F5CF" w14:textId="65794021">
            <w:pPr>
              <w:pStyle w:val="TableContents"/>
              <w:rPr>
                <w:rFonts w:ascii="Times New Roman" w:hAnsi="Times New Roman"/>
                <w:color w:val="000000" w:themeColor="text1" w:themeTint="FF" w:themeShade="FF"/>
                <w:sz w:val="20"/>
                <w:szCs w:val="20"/>
              </w:rPr>
            </w:pPr>
            <w:r w:rsidRPr="42AAB30D" w:rsidR="42AAB30D">
              <w:rPr>
                <w:rFonts w:ascii="Times New Roman" w:hAnsi="Times New Roman"/>
                <w:color w:val="000000" w:themeColor="text1" w:themeTint="FF" w:themeShade="FF"/>
                <w:sz w:val="20"/>
                <w:szCs w:val="20"/>
              </w:rPr>
              <w:t>Strategy</w:t>
            </w:r>
            <w:r w:rsidRPr="42AAB30D" w:rsidR="42AAB30D">
              <w:rPr>
                <w:rFonts w:ascii="Times New Roman" w:hAnsi="Times New Roman"/>
                <w:color w:val="000000" w:themeColor="text1" w:themeTint="FF" w:themeShade="FF"/>
                <w:sz w:val="20"/>
                <w:szCs w:val="20"/>
              </w:rPr>
              <w:t>/</w:t>
            </w:r>
            <w:r w:rsidRPr="42AAB30D" w:rsidR="42AAB30D">
              <w:rPr>
                <w:rFonts w:ascii="Times New Roman" w:hAnsi="Times New Roman"/>
                <w:color w:val="000000" w:themeColor="text1" w:themeTint="FF" w:themeShade="FF"/>
                <w:sz w:val="20"/>
                <w:szCs w:val="20"/>
              </w:rPr>
              <w:t>Planning</w:t>
            </w:r>
          </w:p>
        </w:tc>
        <w:tc>
          <w:tcPr>
            <w:tcW w:w="1474" w:type="dxa"/>
            <w:tcBorders>
              <w:bottom w:val="single" w:color="000000" w:themeColor="text1" w:sz="4"/>
            </w:tcBorders>
            <w:tcMar/>
            <w:vAlign w:val="center"/>
          </w:tcPr>
          <w:p w:rsidR="42AAB30D" w:rsidP="42AAB30D" w:rsidRDefault="42AAB30D" w14:paraId="6623E27F" w14:textId="779E0C80">
            <w:pPr>
              <w:pStyle w:val="TableContents"/>
              <w:rPr>
                <w:rFonts w:ascii="Times New Roman" w:hAnsi="Times New Roman"/>
                <w:color w:val="000000" w:themeColor="text1" w:themeTint="FF" w:themeShade="FF"/>
                <w:sz w:val="20"/>
                <w:szCs w:val="20"/>
              </w:rPr>
            </w:pPr>
            <w:r w:rsidRPr="42AAB30D" w:rsidR="42AAB30D">
              <w:rPr>
                <w:rFonts w:ascii="Times New Roman" w:hAnsi="Times New Roman"/>
                <w:color w:val="000000" w:themeColor="text1" w:themeTint="FF" w:themeShade="FF"/>
                <w:sz w:val="20"/>
                <w:szCs w:val="20"/>
              </w:rPr>
              <w:t>Replay</w:t>
            </w:r>
            <w:r w:rsidRPr="42AAB30D" w:rsidR="42AAB30D">
              <w:rPr>
                <w:rFonts w:ascii="Times New Roman" w:hAnsi="Times New Roman"/>
                <w:color w:val="000000" w:themeColor="text1" w:themeTint="FF" w:themeShade="FF"/>
                <w:sz w:val="20"/>
                <w:szCs w:val="20"/>
              </w:rPr>
              <w:t xml:space="preserve"> level</w:t>
            </w:r>
          </w:p>
        </w:tc>
        <w:tc>
          <w:tcPr>
            <w:tcW w:w="2597" w:type="dxa"/>
            <w:tcBorders>
              <w:bottom w:val="single" w:color="000000" w:themeColor="text1" w:sz="4"/>
            </w:tcBorders>
            <w:tcMar/>
            <w:vAlign w:val="center"/>
          </w:tcPr>
          <w:p w:rsidR="42AAB30D" w:rsidP="42AAB30D" w:rsidRDefault="42AAB30D" w14:paraId="64449111" w14:textId="05527487">
            <w:pPr>
              <w:pStyle w:val="TableContents"/>
              <w:rPr>
                <w:rFonts w:ascii="Times New Roman" w:hAnsi="Times New Roman"/>
                <w:color w:val="000000" w:themeColor="text1" w:themeTint="FF" w:themeShade="FF"/>
                <w:sz w:val="20"/>
                <w:szCs w:val="20"/>
              </w:rPr>
            </w:pPr>
            <w:r w:rsidRPr="42AAB30D" w:rsidR="42AAB30D">
              <w:rPr>
                <w:rFonts w:ascii="Times New Roman" w:hAnsi="Times New Roman"/>
                <w:color w:val="000000" w:themeColor="text1" w:themeTint="FF" w:themeShade="FF"/>
                <w:sz w:val="20"/>
                <w:szCs w:val="20"/>
              </w:rPr>
              <w:t>Mendorong percobaan ulang dan perbaikan program untuk mencapai hasil optimal</w:t>
            </w:r>
          </w:p>
        </w:tc>
      </w:tr>
    </w:tbl>
    <w:p w:rsidR="42AAB30D" w:rsidP="42AAB30D" w:rsidRDefault="42AAB30D" w14:paraId="1CEF4F49" w14:textId="63ABD89E">
      <w:pPr>
        <w:pStyle w:val="Paragraf"/>
        <w:spacing w:line="240" w:lineRule="auto"/>
      </w:pPr>
    </w:p>
    <w:p w:rsidR="0012694B" w:rsidP="42AAB30D" w:rsidRDefault="005E330D" w14:paraId="656F59A5" w14:textId="004241BA">
      <w:pPr>
        <w:pStyle w:val="Paragraf"/>
        <w:spacing w:before="120"/>
        <w:ind w:left="-11" w:firstLine="0"/>
      </w:pPr>
      <w:r w:rsidRPr="42AAB30D" w:rsidR="79E914A0">
        <w:rPr>
          <w:rFonts w:eastAsia="Times New Roman" w:cs="Times New Roman"/>
        </w:rPr>
        <w:t xml:space="preserve">Hasil analisis LM-GM dari tiga </w:t>
      </w:r>
      <w:r w:rsidRPr="42AAB30D" w:rsidR="79E914A0">
        <w:rPr>
          <w:rStyle w:val="Emphasis"/>
          <w:rFonts w:eastAsia="Times New Roman" w:cs="Times New Roman"/>
        </w:rPr>
        <w:t>serious</w:t>
      </w:r>
      <w:r w:rsidRPr="42AAB30D" w:rsidR="79E914A0">
        <w:rPr>
          <w:rStyle w:val="Emphasis"/>
          <w:rFonts w:eastAsia="Times New Roman" w:cs="Times New Roman"/>
        </w:rPr>
        <w:t xml:space="preserve"> </w:t>
      </w:r>
      <w:r w:rsidRPr="42AAB30D" w:rsidR="79E914A0">
        <w:rPr>
          <w:rStyle w:val="Emphasis"/>
          <w:rFonts w:eastAsia="Times New Roman" w:cs="Times New Roman"/>
        </w:rPr>
        <w:t>game</w:t>
      </w:r>
      <w:r w:rsidRPr="42AAB30D" w:rsidR="79E914A0">
        <w:rPr>
          <w:rFonts w:eastAsia="Times New Roman" w:cs="Times New Roman"/>
        </w:rPr>
        <w:t xml:space="preserve"> referensi digunakan sebagai acuan dalam merancang keterkaitan antara mekanik pembelajaran dan mekanik permainan yang relevan. Hasil analisis kemudian </w:t>
      </w:r>
      <w:r w:rsidRPr="42AAB30D" w:rsidR="79E914A0">
        <w:rPr>
          <w:rFonts w:eastAsia="Times New Roman" w:cs="Times New Roman"/>
        </w:rPr>
        <w:t>direplikasi</w:t>
      </w:r>
      <w:r w:rsidRPr="42AAB30D" w:rsidR="79E914A0">
        <w:rPr>
          <w:rFonts w:eastAsia="Times New Roman" w:cs="Times New Roman"/>
        </w:rPr>
        <w:t xml:space="preserve"> dan diadaptasi untuk membentuk kerangka desain </w:t>
      </w:r>
      <w:r w:rsidRPr="42AAB30D" w:rsidR="79E914A0">
        <w:rPr>
          <w:rFonts w:eastAsia="Times New Roman" w:cs="Times New Roman"/>
        </w:rPr>
        <w:t>gameplay</w:t>
      </w:r>
      <w:r w:rsidRPr="42AAB30D" w:rsidR="79E914A0">
        <w:rPr>
          <w:rFonts w:eastAsia="Times New Roman" w:cs="Times New Roman"/>
        </w:rPr>
        <w:t xml:space="preserve"> </w:t>
      </w:r>
      <w:r w:rsidRPr="42AAB30D" w:rsidR="79E914A0">
        <w:rPr>
          <w:rFonts w:eastAsia="Times New Roman" w:cs="Times New Roman"/>
        </w:rPr>
        <w:t>AlgoQuest</w:t>
      </w:r>
      <w:r w:rsidRPr="42AAB30D" w:rsidR="79E914A0">
        <w:rPr>
          <w:rFonts w:eastAsia="Times New Roman" w:cs="Times New Roman"/>
        </w:rPr>
        <w:t xml:space="preserve"> yang sesuai dengan kebutuhan pembelajaran algoritma dan pemrograman berbasis Kurikulum Merdeka.</w:t>
      </w:r>
    </w:p>
    <w:p w:rsidR="0012694B" w:rsidP="42AAB30D" w:rsidRDefault="005E330D" w14:paraId="7BCF0CAB" w14:textId="77777777">
      <w:pPr>
        <w:pStyle w:val="Heading2"/>
        <w:spacing w:before="120" w:after="60"/>
        <w:jc w:val="left"/>
        <w:rPr>
          <w:i w:val="1"/>
          <w:iCs w:val="1"/>
        </w:rPr>
      </w:pPr>
      <w:r w:rsidR="79E914A0">
        <w:rPr/>
        <w:t xml:space="preserve">3.2 Pembuatan </w:t>
      </w:r>
      <w:r w:rsidR="79E914A0">
        <w:rPr/>
        <w:t>G</w:t>
      </w:r>
      <w:r w:rsidRPr="42AAB30D" w:rsidR="79E914A0">
        <w:rPr>
          <w:i w:val="1"/>
          <w:iCs w:val="1"/>
        </w:rPr>
        <w:t>ame</w:t>
      </w:r>
      <w:r w:rsidRPr="42AAB30D" w:rsidR="79E914A0">
        <w:rPr>
          <w:i w:val="1"/>
          <w:iCs w:val="1"/>
        </w:rPr>
        <w:t xml:space="preserve"> Design </w:t>
      </w:r>
      <w:r w:rsidRPr="42AAB30D" w:rsidR="79E914A0">
        <w:rPr>
          <w:i w:val="1"/>
          <w:iCs w:val="1"/>
        </w:rPr>
        <w:t>Document</w:t>
      </w:r>
      <w:r w:rsidRPr="42AAB30D" w:rsidR="79E914A0">
        <w:rPr>
          <w:i w:val="1"/>
          <w:iCs w:val="1"/>
        </w:rPr>
        <w:t xml:space="preserve"> </w:t>
      </w:r>
      <w:r w:rsidR="79E914A0">
        <w:rPr/>
        <w:t>dan</w:t>
      </w:r>
      <w:r w:rsidRPr="42AAB30D" w:rsidR="79E914A0">
        <w:rPr>
          <w:i w:val="1"/>
          <w:iCs w:val="1"/>
        </w:rPr>
        <w:t xml:space="preserve"> </w:t>
      </w:r>
      <w:r w:rsidRPr="42AAB30D" w:rsidR="79E914A0">
        <w:rPr>
          <w:i w:val="1"/>
          <w:iCs w:val="1"/>
        </w:rPr>
        <w:t>Mock-up</w:t>
      </w:r>
    </w:p>
    <w:p w:rsidR="0012694B" w:rsidP="42AAB30D" w:rsidRDefault="005E330D" w14:paraId="0279CEE4" w14:textId="3B680F36">
      <w:pPr>
        <w:pStyle w:val="ParagrafPPKI"/>
        <w:suppressLineNumbers w:val="0"/>
        <w:bidi w:val="0"/>
        <w:spacing w:before="0" w:beforeAutospacing="off" w:after="0" w:afterAutospacing="off" w:line="240" w:lineRule="auto"/>
        <w:ind w:left="-10" w:right="0" w:hanging="10"/>
        <w:jc w:val="both"/>
      </w:pPr>
      <w:r w:rsidR="79E914A0">
        <w:rPr/>
        <w:t xml:space="preserve">Dokumen desain permainan </w:t>
      </w:r>
      <w:r w:rsidR="79E914A0">
        <w:rPr/>
        <w:t>AlgoQuest</w:t>
      </w:r>
      <w:r w:rsidR="79E914A0">
        <w:rPr/>
        <w:t xml:space="preserve"> dikembangkan dan disusun secara sistematis  dalam bentuk </w:t>
      </w:r>
      <w:r w:rsidR="79E914A0">
        <w:rPr/>
        <w:t>Game</w:t>
      </w:r>
      <w:r w:rsidR="79E914A0">
        <w:rPr/>
        <w:t xml:space="preserve"> Design </w:t>
      </w:r>
      <w:r w:rsidR="79E914A0">
        <w:rPr/>
        <w:t>Document</w:t>
      </w:r>
      <w:r w:rsidR="79E914A0">
        <w:rPr/>
        <w:t xml:space="preserve"> (GDD) di </w:t>
      </w:r>
      <w:r w:rsidR="79E914A0">
        <w:rPr/>
        <w:t>Notion</w:t>
      </w:r>
      <w:r w:rsidR="79E914A0">
        <w:rPr/>
        <w:t xml:space="preserve">. Struktur GDD </w:t>
      </w:r>
      <w:r w:rsidR="79E914A0">
        <w:rPr/>
        <w:t>AlgoQuest</w:t>
      </w:r>
      <w:r w:rsidR="79E914A0">
        <w:rPr/>
        <w:t xml:space="preserve"> disusun mengacu pada kerangka Art </w:t>
      </w:r>
      <w:r w:rsidR="79E914A0">
        <w:rPr/>
        <w:t>of</w:t>
      </w:r>
      <w:r w:rsidR="79E914A0">
        <w:rPr/>
        <w:t xml:space="preserve"> </w:t>
      </w:r>
      <w:r w:rsidR="79E914A0">
        <w:rPr/>
        <w:t>Serious</w:t>
      </w:r>
      <w:r w:rsidR="79E914A0">
        <w:rPr/>
        <w:t xml:space="preserve"> </w:t>
      </w:r>
      <w:r w:rsidR="79E914A0">
        <w:rPr/>
        <w:t>Game</w:t>
      </w:r>
      <w:r w:rsidR="79E914A0">
        <w:rPr/>
        <w:t xml:space="preserve"> Design (ASGD) dan terdiri atas</w:t>
      </w:r>
      <w:r w:rsidR="1B7BBD61">
        <w:rPr/>
        <w:t xml:space="preserve"> empat komponen utama: </w:t>
      </w:r>
      <w:r w:rsidR="33A7D532">
        <w:rPr/>
        <w:t xml:space="preserve">(1) </w:t>
      </w:r>
      <w:r w:rsidR="1B7BBD61">
        <w:rPr/>
        <w:t>Learning</w:t>
      </w:r>
      <w:r w:rsidR="1B7BBD61">
        <w:rPr/>
        <w:t xml:space="preserve"> </w:t>
      </w:r>
      <w:r w:rsidR="1B7BBD61">
        <w:rPr/>
        <w:t>Component</w:t>
      </w:r>
      <w:r w:rsidR="1B7BBD61">
        <w:rPr/>
        <w:t xml:space="preserve"> yang berisi tujuan pembelajaran, strategi penyampaian, dan konten edukasi yang disesuaikan dengan Kurikulum Merdeka Fase E serta misi berbasis tipologi IMPACT; </w:t>
      </w:r>
      <w:r w:rsidR="100A2FA8">
        <w:rPr/>
        <w:t xml:space="preserve">(2) </w:t>
      </w:r>
      <w:r w:rsidR="1B7BBD61">
        <w:rPr/>
        <w:t>Narrative</w:t>
      </w:r>
      <w:r w:rsidR="1B7BBD61">
        <w:rPr/>
        <w:t xml:space="preserve"> yang memuat latar cerita, struktur dunia </w:t>
      </w:r>
      <w:r w:rsidR="1B7BBD61">
        <w:rPr/>
        <w:t>Logikia</w:t>
      </w:r>
      <w:r w:rsidR="1B7BBD61">
        <w:rPr/>
        <w:t xml:space="preserve">, karakter, dan perkembangan naratif permainan; </w:t>
      </w:r>
      <w:r w:rsidR="5253300D">
        <w:rPr/>
        <w:t xml:space="preserve">(3) </w:t>
      </w:r>
      <w:r w:rsidR="1B7BBD61">
        <w:rPr/>
        <w:t xml:space="preserve">Gameplay yang menguraikan </w:t>
      </w:r>
      <w:r w:rsidR="1B7BBD61">
        <w:rPr/>
        <w:t>core</w:t>
      </w:r>
      <w:r w:rsidR="1B7BBD61">
        <w:rPr/>
        <w:t xml:space="preserve"> </w:t>
      </w:r>
      <w:r w:rsidR="1B7BBD61">
        <w:rPr/>
        <w:t>loop</w:t>
      </w:r>
      <w:r w:rsidR="1B7BBD61">
        <w:rPr/>
        <w:t xml:space="preserve">, mekanik utama, dan sistem </w:t>
      </w:r>
      <w:r w:rsidR="1B7BBD61">
        <w:rPr/>
        <w:t>reward</w:t>
      </w:r>
      <w:r w:rsidR="1B7BBD61">
        <w:rPr/>
        <w:t xml:space="preserve">; </w:t>
      </w:r>
      <w:r w:rsidR="7CCC68AA">
        <w:rPr/>
        <w:t>(4)</w:t>
      </w:r>
      <w:r w:rsidR="1B7BBD61">
        <w:rPr/>
        <w:t xml:space="preserve"> </w:t>
      </w:r>
      <w:r w:rsidR="1B7BBD61">
        <w:rPr/>
        <w:t>User</w:t>
      </w:r>
      <w:r w:rsidR="1B7BBD61">
        <w:rPr/>
        <w:t xml:space="preserve"> </w:t>
      </w:r>
      <w:r w:rsidR="1B7BBD61">
        <w:rPr/>
        <w:t>Experience</w:t>
      </w:r>
      <w:r w:rsidR="1B7BBD61">
        <w:rPr/>
        <w:t xml:space="preserve"> yang mencakup aspek kontrol, alur permainan, UI, dan gaya visual untuk mendukung keterlibatan dan kenyamanan pengguna. </w:t>
      </w:r>
      <w:r w:rsidR="79E914A0">
        <w:rPr/>
        <w:t xml:space="preserve">Pembuatan </w:t>
      </w:r>
      <w:r w:rsidRPr="42AAB30D" w:rsidR="79E914A0">
        <w:rPr>
          <w:i w:val="1"/>
          <w:iCs w:val="1"/>
        </w:rPr>
        <w:t>mock-up</w:t>
      </w:r>
      <w:r w:rsidR="79E914A0">
        <w:rPr/>
        <w:t xml:space="preserve"> dilakukan menggunakan Godot </w:t>
      </w:r>
      <w:r w:rsidR="79E914A0">
        <w:rPr/>
        <w:t>Engine</w:t>
      </w:r>
      <w:r w:rsidR="79E914A0">
        <w:rPr/>
        <w:t xml:space="preserve"> dengan menyusun aset visual untuk mempresentasikan tampilan dan alur dasar permainan. </w:t>
      </w:r>
      <w:r w:rsidR="79E914A0">
        <w:rPr/>
        <w:t>Mock-up</w:t>
      </w:r>
      <w:r w:rsidR="79E914A0">
        <w:rPr/>
        <w:t xml:space="preserve"> ini mencakup </w:t>
      </w:r>
      <w:r w:rsidRPr="42AAB30D" w:rsidR="79E914A0">
        <w:rPr>
          <w:rStyle w:val="Emphasis"/>
        </w:rPr>
        <w:t>game</w:t>
      </w:r>
      <w:r w:rsidRPr="42AAB30D" w:rsidR="79E914A0">
        <w:rPr>
          <w:rStyle w:val="Emphasis"/>
        </w:rPr>
        <w:t xml:space="preserve"> </w:t>
      </w:r>
      <w:r w:rsidRPr="42AAB30D" w:rsidR="79E914A0">
        <w:rPr>
          <w:rStyle w:val="Emphasis"/>
        </w:rPr>
        <w:t>screen</w:t>
      </w:r>
      <w:r w:rsidR="79E914A0">
        <w:rPr/>
        <w:t xml:space="preserve"> dari berbagai tipologi misi, elemen mekanik inti, serta antarmuka layar utama, dan berfungsi sebagai media validasi awal atas rancangan desain </w:t>
      </w:r>
      <w:r w:rsidR="79E914A0">
        <w:rPr/>
        <w:t>game</w:t>
      </w:r>
      <w:r w:rsidR="79E914A0">
        <w:rPr/>
        <w:t>.</w:t>
      </w:r>
    </w:p>
    <w:tbl>
      <w:tblPr>
        <w:tblW w:w="5000" w:type="pct"/>
        <w:tblLayout w:type="fixed"/>
        <w:tblCellMar>
          <w:top w:w="55" w:type="dxa"/>
          <w:left w:w="55" w:type="dxa"/>
          <w:bottom w:w="55" w:type="dxa"/>
          <w:right w:w="55" w:type="dxa"/>
        </w:tblCellMar>
        <w:tblLook w:val="04A0" w:firstRow="1" w:lastRow="0" w:firstColumn="1" w:lastColumn="0" w:noHBand="0" w:noVBand="1"/>
      </w:tblPr>
      <w:tblGrid>
        <w:gridCol w:w="3968"/>
        <w:gridCol w:w="3969"/>
      </w:tblGrid>
      <w:tr w:rsidR="0012694B" w:rsidTr="42AAB30D" w14:paraId="2F1956EB" w14:textId="77777777">
        <w:tc>
          <w:tcPr>
            <w:tcW w:w="3968" w:type="dxa"/>
            <w:tcMar/>
          </w:tcPr>
          <w:p w:rsidR="0012694B" w:rsidRDefault="005E330D" w14:paraId="1602A386" w14:textId="77777777">
            <w:pPr>
              <w:pStyle w:val="Paragraf"/>
              <w:ind w:left="-10" w:firstLine="0"/>
              <w:jc w:val="center"/>
            </w:pPr>
            <w:r>
              <w:rPr>
                <w:rFonts w:eastAsia="Times New Roman" w:cs="Times New Roman"/>
                <w:noProof/>
              </w:rPr>
              <w:drawing>
                <wp:inline distT="0" distB="0" distL="0" distR="0" wp14:anchorId="34454E79" wp14:editId="61E03493">
                  <wp:extent cx="2454275" cy="1380490"/>
                  <wp:effectExtent l="0" t="0" r="0" b="0"/>
                  <wp:docPr id="5"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8"/>
                          <pic:cNvPicPr>
                            <a:picLocks noChangeAspect="1" noChangeArrowheads="1"/>
                          </pic:cNvPicPr>
                        </pic:nvPicPr>
                        <pic:blipFill>
                          <a:blip r:embed="rId22"/>
                          <a:stretch>
                            <a:fillRect/>
                          </a:stretch>
                        </pic:blipFill>
                        <pic:spPr bwMode="auto">
                          <a:xfrm>
                            <a:off x="0" y="0"/>
                            <a:ext cx="2454275" cy="1380490"/>
                          </a:xfrm>
                          <a:prstGeom prst="rect">
                            <a:avLst/>
                          </a:prstGeom>
                          <a:noFill/>
                        </pic:spPr>
                      </pic:pic>
                    </a:graphicData>
                  </a:graphic>
                </wp:inline>
              </w:drawing>
            </w:r>
            <w:r>
              <w:rPr>
                <w:rFonts w:eastAsia="Times New Roman" w:cs="Times New Roman"/>
              </w:rPr>
              <w:t xml:space="preserve">Gambar 3  </w:t>
            </w:r>
            <w:r>
              <w:rPr>
                <w:rFonts w:eastAsia="Times New Roman" w:cs="Times New Roman"/>
                <w:i/>
                <w:iCs/>
              </w:rPr>
              <w:t xml:space="preserve">Mock-up </w:t>
            </w:r>
            <w:r>
              <w:rPr>
                <w:rFonts w:eastAsia="Times New Roman" w:cs="Times New Roman"/>
              </w:rPr>
              <w:t>misi SOLVE</w:t>
            </w:r>
          </w:p>
        </w:tc>
        <w:tc>
          <w:tcPr>
            <w:tcW w:w="3969" w:type="dxa"/>
            <w:tcMar/>
          </w:tcPr>
          <w:p w:rsidR="0012694B" w:rsidRDefault="005E330D" w14:paraId="7E4819F9" w14:textId="77777777">
            <w:pPr>
              <w:pStyle w:val="Paragraf"/>
              <w:ind w:left="-10" w:firstLine="0"/>
              <w:jc w:val="center"/>
            </w:pPr>
            <w:r>
              <w:rPr>
                <w:rFonts w:eastAsia="Times New Roman" w:cs="Times New Roman"/>
                <w:noProof/>
              </w:rPr>
              <w:drawing>
                <wp:inline distT="0" distB="0" distL="0" distR="0" wp14:anchorId="714DC337" wp14:editId="4F4710B0">
                  <wp:extent cx="2450465" cy="1377950"/>
                  <wp:effectExtent l="0" t="0" r="0" b="0"/>
                  <wp:docPr id="6"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pic:cNvPicPr>
                            <a:picLocks noChangeAspect="1" noChangeArrowheads="1"/>
                          </pic:cNvPicPr>
                        </pic:nvPicPr>
                        <pic:blipFill>
                          <a:blip r:embed="rId23"/>
                          <a:stretch>
                            <a:fillRect/>
                          </a:stretch>
                        </pic:blipFill>
                        <pic:spPr bwMode="auto">
                          <a:xfrm>
                            <a:off x="0" y="0"/>
                            <a:ext cx="2450465" cy="1377950"/>
                          </a:xfrm>
                          <a:prstGeom prst="rect">
                            <a:avLst/>
                          </a:prstGeom>
                          <a:noFill/>
                        </pic:spPr>
                      </pic:pic>
                    </a:graphicData>
                  </a:graphic>
                </wp:inline>
              </w:drawing>
            </w:r>
            <w:r>
              <w:rPr>
                <w:rFonts w:eastAsia="Times New Roman" w:cs="Times New Roman"/>
              </w:rPr>
              <w:t xml:space="preserve">Gambar 4  </w:t>
            </w:r>
            <w:r>
              <w:rPr>
                <w:rFonts w:eastAsia="Times New Roman" w:cs="Times New Roman"/>
                <w:i/>
                <w:iCs/>
              </w:rPr>
              <w:t xml:space="preserve">Mock-up </w:t>
            </w:r>
            <w:r>
              <w:rPr>
                <w:rFonts w:eastAsia="Times New Roman" w:cs="Times New Roman"/>
              </w:rPr>
              <w:t>Library Logikia</w:t>
            </w:r>
          </w:p>
        </w:tc>
      </w:tr>
      <w:tr w:rsidR="0012694B" w:rsidTr="42AAB30D" w14:paraId="39316B6D" w14:textId="77777777">
        <w:trPr>
          <w:trHeight w:val="2474"/>
        </w:trPr>
        <w:tc>
          <w:tcPr>
            <w:tcW w:w="7937" w:type="dxa"/>
            <w:gridSpan w:val="2"/>
            <w:tcMar/>
          </w:tcPr>
          <w:p w:rsidR="0012694B" w:rsidRDefault="005E330D" w14:paraId="7A284790" w14:textId="77777777">
            <w:pPr>
              <w:pStyle w:val="TableContents"/>
              <w:jc w:val="center"/>
              <w:rPr>
                <w:rFonts w:hint="eastAsia"/>
              </w:rPr>
            </w:pPr>
            <w:r>
              <w:rPr>
                <w:noProof/>
              </w:rPr>
              <w:drawing>
                <wp:inline distT="0" distB="0" distL="0" distR="0" wp14:anchorId="74580594" wp14:editId="6FDAF034">
                  <wp:extent cx="2450465" cy="1371600"/>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24"/>
                          <a:stretch>
                            <a:fillRect/>
                          </a:stretch>
                        </pic:blipFill>
                        <pic:spPr bwMode="auto">
                          <a:xfrm>
                            <a:off x="0" y="0"/>
                            <a:ext cx="2450465" cy="1371600"/>
                          </a:xfrm>
                          <a:prstGeom prst="rect">
                            <a:avLst/>
                          </a:prstGeom>
                          <a:noFill/>
                        </pic:spPr>
                      </pic:pic>
                    </a:graphicData>
                  </a:graphic>
                </wp:inline>
              </w:drawing>
            </w:r>
          </w:p>
          <w:p w:rsidR="0012694B" w:rsidP="42AAB30D" w:rsidRDefault="005E330D" w14:paraId="764E697A" w14:textId="267D7566">
            <w:pPr>
              <w:pStyle w:val="Paragraf"/>
              <w:ind w:left="-10" w:firstLine="0"/>
              <w:jc w:val="center"/>
              <w:rPr>
                <w:rFonts w:eastAsia="Times New Roman" w:cs="Times New Roman"/>
              </w:rPr>
            </w:pPr>
            <w:r w:rsidRPr="42AAB30D" w:rsidR="79E914A0">
              <w:rPr>
                <w:rFonts w:eastAsia="Times New Roman" w:cs="Times New Roman"/>
              </w:rPr>
              <w:t xml:space="preserve">Gambar </w:t>
            </w:r>
            <w:r w:rsidRPr="42AAB30D" w:rsidR="22F8A353">
              <w:rPr>
                <w:rFonts w:eastAsia="Times New Roman" w:cs="Times New Roman"/>
              </w:rPr>
              <w:t xml:space="preserve">5  </w:t>
            </w:r>
            <w:r w:rsidRPr="42AAB30D" w:rsidR="79E914A0">
              <w:rPr>
                <w:rFonts w:eastAsia="Times New Roman" w:cs="Times New Roman"/>
                <w:i w:val="1"/>
                <w:iCs w:val="1"/>
              </w:rPr>
              <w:t>Mock-up</w:t>
            </w:r>
            <w:r w:rsidRPr="42AAB30D" w:rsidR="79E914A0">
              <w:rPr>
                <w:rFonts w:eastAsia="Times New Roman" w:cs="Times New Roman"/>
                <w:i w:val="1"/>
                <w:iCs w:val="1"/>
              </w:rPr>
              <w:t xml:space="preserve"> </w:t>
            </w:r>
            <w:r w:rsidRPr="42AAB30D" w:rsidR="79E914A0">
              <w:rPr>
                <w:rFonts w:eastAsia="Times New Roman" w:cs="Times New Roman"/>
              </w:rPr>
              <w:t xml:space="preserve">mekanik saat </w:t>
            </w:r>
            <w:r w:rsidRPr="42AAB30D" w:rsidR="79E914A0">
              <w:rPr>
                <w:rFonts w:eastAsia="Times New Roman" w:cs="Times New Roman"/>
              </w:rPr>
              <w:t>error</w:t>
            </w:r>
          </w:p>
        </w:tc>
      </w:tr>
    </w:tbl>
    <w:p w:rsidRPr="00CE1171" w:rsidR="0012694B" w:rsidP="42AAB30D" w:rsidRDefault="005E330D" w14:paraId="00C8C405" w14:textId="2E99EEC3">
      <w:pPr>
        <w:pStyle w:val="ParagrafPPKI"/>
        <w:ind w:left="284" w:firstLine="0"/>
        <w:rPr>
          <w:rFonts w:eastAsia="Times New Roman" w:cs="Times New Roman"/>
        </w:rPr>
      </w:pPr>
      <w:del w:author="anonymous" w:date="2025-07-15T07:08:00Z" w16du:dateUtc="2025-07-15T00:08:00Z" w:id="330">
        <w:r w:rsidDel="00CE1171">
          <w:tab/>
        </w:r>
        <w:r w:rsidDel="00CE1171">
          <w:tab/>
        </w:r>
      </w:del>
      <w:r w:rsidRPr="00CE1171">
        <w:t xml:space="preserve">Salah satu misi yang dirancang dalam AlgoQuest adalah misi dengan </w:t>
      </w:r>
      <w:r w:rsidRPr="00CE1171" w:rsidR="79E914A0">
        <w:rPr/>
        <w:t xml:space="preserve">Salah satu misi yang dirancang dalam </w:t>
      </w:r>
      <w:r w:rsidRPr="00CE1171" w:rsidR="79E914A0">
        <w:rPr/>
        <w:t>AlgoQuest</w:t>
      </w:r>
      <w:r w:rsidRPr="00CE1171" w:rsidR="79E914A0">
        <w:rPr/>
        <w:t xml:space="preserve"> adalah misi dengan </w:t>
      </w:r>
      <w:r w:rsidR="79E914A0">
        <w:rPr/>
        <w:t xml:space="preserve">tipologi SOLVE, berjudul Menghancurkan Objek dengan Perulangan For. Dalam misi ini, pemain berperan sebagai </w:t>
      </w:r>
      <w:r w:rsidR="79E914A0">
        <w:rPr/>
        <w:t>Algor</w:t>
      </w:r>
      <w:r w:rsidR="79E914A0">
        <w:rPr/>
        <w:t xml:space="preserve"> yang, bersama </w:t>
      </w:r>
      <w:r w:rsidR="79E914A0">
        <w:rPr/>
        <w:t>InBot</w:t>
      </w:r>
      <w:r w:rsidR="79E914A0">
        <w:rPr/>
        <w:t xml:space="preserve">, menghadapi sebuah objek rusak yang terus beregenerasi di zona Lingkar </w:t>
      </w:r>
      <w:r w:rsidR="79E914A0">
        <w:rPr/>
        <w:t>Kronika</w:t>
      </w:r>
      <w:r w:rsidR="79E914A0">
        <w:rPr/>
        <w:t xml:space="preserve">, zona yang merepresentasikan materi struktur perulangan. Untuk menghancurkan objek tersebut secara total, pemain harus menuliskan struktur perulangan </w:t>
      </w:r>
      <w:r w:rsidR="79E914A0">
        <w:rPr/>
        <w:t>for</w:t>
      </w:r>
      <w:r w:rsidR="79E914A0">
        <w:rPr/>
        <w:t xml:space="preserve"> dalam bahasa C yang menjalankan aksi hit sebanyak lima kali berturut-turut.</w:t>
      </w:r>
    </w:p>
    <w:p w:rsidRPr="00CE1171" w:rsidR="0012694B" w:rsidP="42AAB30D" w:rsidRDefault="005E330D" w14:paraId="3114B36F" w14:textId="77777777">
      <w:pPr>
        <w:pStyle w:val="ParagrafPPKI"/>
        <w:ind w:left="274" w:firstLine="0"/>
      </w:pPr>
      <w:del w:author="anonymous" w:date="2025-07-15T07:08:00Z" w16du:dateUtc="2025-07-15T00:08:00Z" w:id="332">
        <w:r w:rsidRPr="00CE1171" w:rsidDel="00CE1171">
          <w:tab/>
        </w:r>
        <w:r w:rsidRPr="00CE1171" w:rsidDel="00CE1171">
          <w:tab/>
        </w:r>
      </w:del>
      <w:r w:rsidRPr="00CE1171" w:rsidR="79E914A0">
        <w:rPr/>
        <w:t xml:space="preserve">Sebelum memulai tantangan, pemain menerima penjelasan awal dari </w:t>
      </w:r>
      <w:r w:rsidRPr="00CE1171" w:rsidR="79E914A0">
        <w:rPr/>
        <w:t>InBot</w:t>
      </w:r>
      <w:r w:rsidRPr="00CE1171" w:rsidR="79E914A0">
        <w:rPr/>
        <w:t xml:space="preserve"> melalui dialog kontekstual yang menggambarkan latar masalah serta memperkenalkan konsep dasar struktur perulangan. Selain itu, pemain dapat mengakses materi pendukung melalui mekanik </w:t>
      </w:r>
      <w:r w:rsidRPr="00CE1171" w:rsidR="79E914A0">
        <w:rPr/>
        <w:t>Library</w:t>
      </w:r>
      <w:r w:rsidRPr="00CE1171" w:rsidR="79E914A0">
        <w:rPr/>
        <w:t xml:space="preserve"> </w:t>
      </w:r>
      <w:r w:rsidRPr="00CE1171" w:rsidR="79E914A0">
        <w:rPr/>
        <w:t>Logikia</w:t>
      </w:r>
      <w:r w:rsidRPr="00CE1171" w:rsidR="79E914A0">
        <w:rPr/>
        <w:t xml:space="preserve">, fitur ensiklopedia dalam permainan, yang menyajikan ringkasan teori, contoh kode </w:t>
      </w:r>
      <w:r w:rsidRPr="00CE1171" w:rsidR="79E914A0">
        <w:rPr/>
        <w:t>for</w:t>
      </w:r>
      <w:r w:rsidRPr="00CE1171" w:rsidR="79E914A0">
        <w:rPr/>
        <w:t xml:space="preserve"> dalam bahasa C, serta representasi visual berupa blok kode yang menyerupai format </w:t>
      </w:r>
      <w:r w:rsidRPr="00CE1171" w:rsidR="79E914A0">
        <w:rPr/>
        <w:t>block</w:t>
      </w:r>
      <w:r w:rsidRPr="00CE1171" w:rsidR="79E914A0">
        <w:rPr/>
        <w:t xml:space="preserve"> </w:t>
      </w:r>
      <w:r w:rsidRPr="00CE1171" w:rsidR="79E914A0">
        <w:rPr/>
        <w:t>coding</w:t>
      </w:r>
      <w:r w:rsidRPr="00CE1171" w:rsidR="79E914A0">
        <w:rPr/>
        <w:t xml:space="preserve"> seperti pada </w:t>
      </w:r>
      <w:r w:rsidRPr="00CE1171" w:rsidR="79E914A0">
        <w:rPr/>
        <w:t>Scratch</w:t>
      </w:r>
      <w:r w:rsidRPr="00CE1171" w:rsidR="79E914A0">
        <w:rPr/>
        <w:t>, untuk memudahkan pemahaman siswa.</w:t>
      </w:r>
    </w:p>
    <w:p w:rsidRPr="00CE1171" w:rsidR="0012694B" w:rsidP="42AAB30D" w:rsidRDefault="005E330D" w14:paraId="023464F9" w14:textId="77777777">
      <w:pPr>
        <w:pStyle w:val="ParagrafPPKI"/>
        <w:ind w:left="274" w:firstLine="0"/>
      </w:pPr>
      <w:del w:author="anonymous" w:date="2025-07-15T07:08:00Z" w16du:dateUtc="2025-07-15T00:08:00Z" w:id="334">
        <w:r w:rsidRPr="00CE1171" w:rsidDel="00CE1171">
          <w:tab/>
        </w:r>
        <w:r w:rsidRPr="00CE1171" w:rsidDel="00CE1171">
          <w:tab/>
        </w:r>
      </w:del>
      <w:r w:rsidRPr="00CE1171" w:rsidR="79E914A0">
        <w:rPr/>
        <w:t xml:space="preserve">Selanjutnya, pemain diarahkan ke editor kode mini untuk menuliskan </w:t>
      </w:r>
      <w:r w:rsidRPr="00CE1171" w:rsidR="79E914A0">
        <w:rPr/>
        <w:t>sintaks</w:t>
      </w:r>
      <w:r w:rsidRPr="00CE1171" w:rsidR="79E914A0">
        <w:rPr/>
        <w:t xml:space="preserve"> </w:t>
      </w:r>
      <w:r w:rsidRPr="00CE1171" w:rsidR="79E914A0">
        <w:rPr/>
        <w:t>for</w:t>
      </w:r>
      <w:r w:rsidRPr="00CE1171" w:rsidR="79E914A0">
        <w:rPr/>
        <w:t xml:space="preserve"> yang tepat. Setiap iterasi akan menampilkan visualisasi aksi, seperti animasi serangan bertahap yang mengindikasikan proses perulangan secara nyata. Jika kode yang ditulis benar dan logika berjalan sesuai ekspektasi, maka objek akan hancur, narasi permainan berlanjut, dan pemain akan memperoleh penghasilan pencapaian berupa perubahan visual di lingkungan permainan sebagai bentuk </w:t>
      </w:r>
      <w:r w:rsidRPr="00CE1171" w:rsidR="79E914A0">
        <w:rPr/>
        <w:t>progress</w:t>
      </w:r>
      <w:r w:rsidRPr="00CE1171" w:rsidR="79E914A0">
        <w:rPr/>
        <w:t xml:space="preserve"> zona dan log penyelesaian misi di profil p</w:t>
      </w:r>
      <w:r w:rsidRPr="00CE1171" w:rsidR="79E914A0">
        <w:rPr/>
        <w:t xml:space="preserve">emain. Sebaliknya, jika terjadi kesalahan dalam penulisan kode, </w:t>
      </w:r>
      <w:r w:rsidRPr="00CE1171" w:rsidR="79E914A0">
        <w:rPr/>
        <w:t>InBot</w:t>
      </w:r>
      <w:r w:rsidRPr="00CE1171" w:rsidR="79E914A0">
        <w:rPr/>
        <w:t xml:space="preserve"> akan memberikan umpan balik korektif yang spesifik, memungkinkan pemain untuk memperbaiki kesalahan dan mencoba kembali hingga berhasil menyelesaikan misi.</w:t>
      </w:r>
    </w:p>
    <w:p w:rsidR="0012694B" w:rsidRDefault="005E330D" w14:paraId="2F12538D" w14:textId="77777777">
      <w:pPr>
        <w:pStyle w:val="Heading2"/>
        <w:jc w:val="left"/>
      </w:pPr>
      <w:r>
        <w:t>3.3 Evaluasi oleh Pakar</w:t>
      </w:r>
    </w:p>
    <w:p w:rsidR="0012694B" w:rsidP="42AAB30D" w:rsidRDefault="005E330D" w14:paraId="6D1C1510" w14:textId="77777777">
      <w:pPr>
        <w:pStyle w:val="ParagrafPPKI"/>
      </w:pPr>
      <w:r w:rsidR="79E914A0">
        <w:rPr/>
        <w:t xml:space="preserve">Evaluasi pakar dilakukan secara daring melalui </w:t>
      </w:r>
      <w:r w:rsidR="79E914A0">
        <w:rPr/>
        <w:t>Discord</w:t>
      </w:r>
      <w:r w:rsidR="79E914A0">
        <w:rPr/>
        <w:t xml:space="preserve"> dan Zoom </w:t>
      </w:r>
      <w:r w:rsidR="79E914A0">
        <w:rPr/>
        <w:t>Meeting</w:t>
      </w:r>
      <w:r w:rsidR="79E914A0">
        <w:rPr/>
        <w:t xml:space="preserve">. Evaluasi dari pakar berupa berisi komentar deskriptif terhadap aspek desain </w:t>
      </w:r>
      <w:r w:rsidR="79E914A0">
        <w:rPr/>
        <w:t>game</w:t>
      </w:r>
      <w:r w:rsidR="79E914A0">
        <w:rPr/>
        <w:t xml:space="preserve">, konten edukatif, serta visualisasi </w:t>
      </w:r>
      <w:r w:rsidRPr="42AAB30D" w:rsidR="79E914A0">
        <w:rPr>
          <w:i w:val="1"/>
          <w:iCs w:val="1"/>
        </w:rPr>
        <w:t>mock-up</w:t>
      </w:r>
      <w:r w:rsidR="79E914A0">
        <w:rPr/>
        <w:t xml:space="preserve"> yang dikembangkan. Rangkuman hasil evaluasi disajikan dalam Tabel 3.</w:t>
      </w:r>
    </w:p>
    <w:p w:rsidR="0012694B" w:rsidRDefault="0012694B" w14:paraId="6960EEEC" w14:textId="77777777">
      <w:pPr>
        <w:pStyle w:val="Paragraf"/>
        <w:ind w:left="-10" w:firstLine="720"/>
        <w:rPr>
          <w:rFonts w:eastAsia="Times New Roman" w:cs="Times New Roman"/>
        </w:rPr>
      </w:pPr>
    </w:p>
    <w:p w:rsidR="0012694B" w:rsidRDefault="005E330D" w14:paraId="46BACFBE" w14:textId="77777777">
      <w:pPr>
        <w:pStyle w:val="Paragraf"/>
        <w:ind w:left="-10" w:firstLine="720"/>
        <w:jc w:val="center"/>
      </w:pPr>
      <w:r>
        <w:rPr>
          <w:rFonts w:eastAsia="Times New Roman" w:cs="Times New Roman"/>
        </w:rPr>
        <w:t>Tabel 3  Evaluasi oleh Fathi Annaufal, S.Kom.</w:t>
      </w:r>
    </w:p>
    <w:tbl>
      <w:tblPr>
        <w:tblW w:w="7937" w:type="dxa"/>
        <w:tblLayout w:type="fixed"/>
        <w:tblCellMar>
          <w:top w:w="55" w:type="dxa"/>
          <w:left w:w="55" w:type="dxa"/>
          <w:bottom w:w="55" w:type="dxa"/>
          <w:right w:w="55" w:type="dxa"/>
        </w:tblCellMar>
        <w:tblLook w:val="04A0" w:firstRow="1" w:lastRow="0" w:firstColumn="1" w:lastColumn="0" w:noHBand="0" w:noVBand="1"/>
      </w:tblPr>
      <w:tblGrid>
        <w:gridCol w:w="414"/>
        <w:gridCol w:w="1303"/>
        <w:gridCol w:w="6220"/>
      </w:tblGrid>
      <w:tr w:rsidR="0012694B" w:rsidTr="42AAB30D" w14:paraId="0CF1C8FA" w14:textId="77777777">
        <w:trPr>
          <w:tblHeader/>
        </w:trPr>
        <w:tc>
          <w:tcPr>
            <w:tcW w:w="414" w:type="dxa"/>
            <w:tcBorders>
              <w:top w:val="single" w:color="000000" w:themeColor="text1" w:sz="4" w:space="0"/>
              <w:bottom w:val="single" w:color="000000" w:themeColor="text1" w:sz="4" w:space="0"/>
            </w:tcBorders>
            <w:tcMar/>
            <w:vAlign w:val="center"/>
          </w:tcPr>
          <w:p w:rsidR="0012694B" w:rsidRDefault="005E330D" w14:paraId="07C0771B" w14:textId="77777777">
            <w:pPr>
              <w:pStyle w:val="TableHeading"/>
              <w:rPr>
                <w:rFonts w:ascii="Times New Roman" w:hAnsi="Times New Roman"/>
                <w:b w:val="0"/>
                <w:bCs w:val="0"/>
                <w:sz w:val="20"/>
                <w:szCs w:val="20"/>
              </w:rPr>
            </w:pPr>
            <w:r>
              <w:rPr>
                <w:rFonts w:ascii="Times New Roman" w:hAnsi="Times New Roman"/>
                <w:b w:val="0"/>
                <w:bCs w:val="0"/>
                <w:sz w:val="20"/>
                <w:szCs w:val="20"/>
              </w:rPr>
              <w:t>No</w:t>
            </w:r>
          </w:p>
        </w:tc>
        <w:tc>
          <w:tcPr>
            <w:tcW w:w="1303" w:type="dxa"/>
            <w:tcBorders>
              <w:top w:val="single" w:color="000000" w:themeColor="text1" w:sz="4" w:space="0"/>
              <w:bottom w:val="single" w:color="000000" w:themeColor="text1" w:sz="4" w:space="0"/>
            </w:tcBorders>
            <w:tcMar/>
            <w:vAlign w:val="center"/>
          </w:tcPr>
          <w:p w:rsidR="0012694B" w:rsidRDefault="005E330D" w14:paraId="7DA5FA6E" w14:textId="77777777">
            <w:pPr>
              <w:pStyle w:val="TableHeading"/>
              <w:rPr>
                <w:rFonts w:ascii="Times New Roman" w:hAnsi="Times New Roman"/>
                <w:b w:val="0"/>
                <w:bCs w:val="0"/>
                <w:sz w:val="20"/>
                <w:szCs w:val="20"/>
              </w:rPr>
            </w:pPr>
            <w:r>
              <w:rPr>
                <w:rFonts w:ascii="Times New Roman" w:hAnsi="Times New Roman"/>
                <w:b w:val="0"/>
                <w:bCs w:val="0"/>
                <w:sz w:val="20"/>
                <w:szCs w:val="20"/>
              </w:rPr>
              <w:t>Aspek</w:t>
            </w:r>
          </w:p>
        </w:tc>
        <w:tc>
          <w:tcPr>
            <w:tcW w:w="6220" w:type="dxa"/>
            <w:tcBorders>
              <w:top w:val="single" w:color="000000" w:themeColor="text1" w:sz="4" w:space="0"/>
              <w:bottom w:val="single" w:color="000000" w:themeColor="text1" w:sz="4" w:space="0"/>
            </w:tcBorders>
            <w:tcMar/>
            <w:vAlign w:val="center"/>
          </w:tcPr>
          <w:p w:rsidR="0012694B" w:rsidRDefault="005E330D" w14:paraId="638553EE" w14:textId="77777777">
            <w:pPr>
              <w:pStyle w:val="TableHeading"/>
              <w:rPr>
                <w:rFonts w:ascii="Times New Roman" w:hAnsi="Times New Roman"/>
                <w:b w:val="0"/>
                <w:bCs w:val="0"/>
                <w:sz w:val="20"/>
                <w:szCs w:val="20"/>
              </w:rPr>
            </w:pPr>
            <w:r>
              <w:rPr>
                <w:rFonts w:ascii="Times New Roman" w:hAnsi="Times New Roman"/>
                <w:b w:val="0"/>
                <w:bCs w:val="0"/>
                <w:sz w:val="20"/>
                <w:szCs w:val="20"/>
              </w:rPr>
              <w:t>Evaluasi</w:t>
            </w:r>
          </w:p>
        </w:tc>
      </w:tr>
      <w:tr w:rsidR="0012694B" w:rsidTr="42AAB30D" w14:paraId="767A49AE" w14:textId="77777777">
        <w:tc>
          <w:tcPr>
            <w:tcW w:w="414" w:type="dxa"/>
            <w:tcMar>
              <w:top w:w="28" w:type="dxa"/>
              <w:left w:w="28" w:type="dxa"/>
              <w:bottom w:w="28" w:type="dxa"/>
              <w:right w:w="28" w:type="dxa"/>
            </w:tcMar>
            <w:vAlign w:val="center"/>
          </w:tcPr>
          <w:p w:rsidR="0012694B" w:rsidRDefault="005E330D" w14:paraId="32B7C76F" w14:textId="77777777">
            <w:pPr>
              <w:pStyle w:val="TableContents"/>
              <w:rPr>
                <w:rFonts w:ascii="Times New Roman" w:hAnsi="Times New Roman"/>
                <w:sz w:val="20"/>
                <w:szCs w:val="20"/>
              </w:rPr>
            </w:pPr>
            <w:r>
              <w:rPr>
                <w:rFonts w:ascii="Times New Roman" w:hAnsi="Times New Roman"/>
                <w:sz w:val="20"/>
                <w:szCs w:val="20"/>
              </w:rPr>
              <w:t>1</w:t>
            </w:r>
          </w:p>
        </w:tc>
        <w:tc>
          <w:tcPr>
            <w:tcW w:w="1303" w:type="dxa"/>
            <w:tcMar>
              <w:top w:w="28" w:type="dxa"/>
              <w:left w:w="28" w:type="dxa"/>
              <w:bottom w:w="28" w:type="dxa"/>
              <w:right w:w="28" w:type="dxa"/>
            </w:tcMar>
            <w:vAlign w:val="center"/>
          </w:tcPr>
          <w:p w:rsidR="0012694B" w:rsidRDefault="005E330D" w14:paraId="4F6AB208" w14:textId="77777777">
            <w:pPr>
              <w:pStyle w:val="TableContents"/>
              <w:rPr>
                <w:rFonts w:ascii="Times New Roman" w:hAnsi="Times New Roman"/>
                <w:sz w:val="20"/>
                <w:szCs w:val="20"/>
              </w:rPr>
            </w:pPr>
            <w:r>
              <w:rPr>
                <w:rFonts w:ascii="Times New Roman" w:hAnsi="Times New Roman"/>
                <w:sz w:val="20"/>
                <w:szCs w:val="20"/>
              </w:rPr>
              <w:t>Game Design Document</w:t>
            </w:r>
          </w:p>
        </w:tc>
        <w:tc>
          <w:tcPr>
            <w:tcW w:w="6220" w:type="dxa"/>
            <w:tcMar>
              <w:top w:w="28" w:type="dxa"/>
              <w:left w:w="28" w:type="dxa"/>
              <w:bottom w:w="28" w:type="dxa"/>
              <w:right w:w="28" w:type="dxa"/>
            </w:tcMar>
            <w:vAlign w:val="center"/>
          </w:tcPr>
          <w:p w:rsidR="0012694B" w:rsidRDefault="005E330D" w14:paraId="4B3CCC66" w14:textId="77777777">
            <w:pPr>
              <w:pStyle w:val="TableContents"/>
              <w:rPr>
                <w:rFonts w:ascii="Times New Roman" w:hAnsi="Times New Roman"/>
                <w:sz w:val="20"/>
                <w:szCs w:val="20"/>
              </w:rPr>
            </w:pPr>
            <w:r>
              <w:rPr>
                <w:rFonts w:ascii="Times New Roman" w:hAnsi="Times New Roman"/>
                <w:sz w:val="20"/>
                <w:szCs w:val="20"/>
              </w:rPr>
              <w:t>GDD sebaiknya dilengkapi dengan contoh tampilan (game screen) agar ide dan implementasi game lebih mudah dipahami.</w:t>
            </w:r>
          </w:p>
        </w:tc>
      </w:tr>
      <w:tr w:rsidR="0012694B" w:rsidTr="42AAB30D" w14:paraId="0B08EFCB" w14:textId="77777777">
        <w:tc>
          <w:tcPr>
            <w:tcW w:w="414" w:type="dxa"/>
            <w:tcBorders>
              <w:bottom w:val="none" w:color="000000" w:themeColor="text1" w:sz="4" w:space="0"/>
            </w:tcBorders>
            <w:tcMar/>
            <w:vAlign w:val="center"/>
          </w:tcPr>
          <w:p w:rsidR="0012694B" w:rsidRDefault="005E330D" w14:paraId="4C69963D" w14:textId="77777777">
            <w:pPr>
              <w:pStyle w:val="TableContents"/>
              <w:rPr>
                <w:rFonts w:ascii="Times New Roman" w:hAnsi="Times New Roman"/>
                <w:sz w:val="20"/>
                <w:szCs w:val="20"/>
              </w:rPr>
            </w:pPr>
            <w:r>
              <w:rPr>
                <w:rFonts w:ascii="Times New Roman" w:hAnsi="Times New Roman"/>
                <w:sz w:val="20"/>
                <w:szCs w:val="20"/>
              </w:rPr>
              <w:t>2</w:t>
            </w:r>
          </w:p>
        </w:tc>
        <w:tc>
          <w:tcPr>
            <w:tcW w:w="1303" w:type="dxa"/>
            <w:tcBorders>
              <w:bottom w:val="none" w:color="000000" w:themeColor="text1" w:sz="4" w:space="0"/>
            </w:tcBorders>
            <w:tcMar/>
            <w:vAlign w:val="center"/>
          </w:tcPr>
          <w:p w:rsidR="0012694B" w:rsidRDefault="005E330D" w14:paraId="09B58FEF" w14:textId="77777777">
            <w:pPr>
              <w:pStyle w:val="TableContents"/>
              <w:rPr>
                <w:rFonts w:ascii="Times New Roman" w:hAnsi="Times New Roman"/>
                <w:sz w:val="20"/>
                <w:szCs w:val="20"/>
              </w:rPr>
            </w:pPr>
            <w:r>
              <w:rPr>
                <w:rFonts w:ascii="Times New Roman" w:hAnsi="Times New Roman"/>
                <w:sz w:val="20"/>
                <w:szCs w:val="20"/>
              </w:rPr>
              <w:t>Core Loop</w:t>
            </w:r>
          </w:p>
        </w:tc>
        <w:tc>
          <w:tcPr>
            <w:tcW w:w="6220" w:type="dxa"/>
            <w:tcBorders>
              <w:bottom w:val="none" w:color="000000" w:themeColor="text1" w:sz="4" w:space="0"/>
            </w:tcBorders>
            <w:tcMar/>
            <w:vAlign w:val="center"/>
          </w:tcPr>
          <w:p w:rsidR="0012694B" w:rsidRDefault="005E330D" w14:paraId="155F7B46" w14:textId="77777777">
            <w:pPr>
              <w:pStyle w:val="TableContents"/>
              <w:rPr>
                <w:rFonts w:ascii="Times New Roman" w:hAnsi="Times New Roman"/>
                <w:sz w:val="20"/>
                <w:szCs w:val="20"/>
              </w:rPr>
            </w:pPr>
            <w:r>
              <w:rPr>
                <w:rFonts w:ascii="Times New Roman" w:hAnsi="Times New Roman"/>
                <w:sz w:val="20"/>
                <w:szCs w:val="20"/>
              </w:rPr>
              <w:t xml:space="preserve">Progression dianggap terlalu polos karena tidak memberikan reward yang berarti; gameplay terasa </w:t>
            </w:r>
            <w:r>
              <w:rPr>
                <w:rFonts w:ascii="Times New Roman" w:hAnsi="Times New Roman"/>
                <w:sz w:val="20"/>
                <w:szCs w:val="20"/>
              </w:rPr>
              <w:t>hanya seperti mengerjakan soal dan menerima umpan balik biasa.</w:t>
            </w:r>
          </w:p>
        </w:tc>
      </w:tr>
      <w:tr w:rsidR="42AAB30D" w:rsidTr="42AAB30D" w14:paraId="6A2B0FBD">
        <w:trPr>
          <w:trHeight w:val="300"/>
        </w:trPr>
        <w:tc>
          <w:tcPr>
            <w:tcW w:w="414" w:type="dxa"/>
            <w:tcBorders>
              <w:top w:val="none" w:color="000000" w:themeColor="text1" w:sz="12"/>
              <w:left w:val="none" w:color="000000" w:themeColor="text1" w:sz="12"/>
              <w:bottom w:val="none" w:color="000000" w:themeColor="text1" w:sz="4" w:space="0"/>
              <w:right w:val="none" w:color="000000" w:themeColor="text1" w:sz="12"/>
            </w:tcBorders>
            <w:tcMar/>
            <w:vAlign w:val="center"/>
          </w:tcPr>
          <w:p w:rsidR="42AAB30D" w:rsidP="42AAB30D" w:rsidRDefault="42AAB30D" w14:paraId="6568D61D">
            <w:pPr>
              <w:pStyle w:val="TableContents"/>
              <w:rPr>
                <w:rFonts w:ascii="Times New Roman" w:hAnsi="Times New Roman"/>
                <w:sz w:val="20"/>
                <w:szCs w:val="20"/>
              </w:rPr>
            </w:pPr>
            <w:r w:rsidRPr="42AAB30D" w:rsidR="42AAB30D">
              <w:rPr>
                <w:rFonts w:ascii="Times New Roman" w:hAnsi="Times New Roman"/>
                <w:sz w:val="20"/>
                <w:szCs w:val="20"/>
              </w:rPr>
              <w:t>3</w:t>
            </w:r>
          </w:p>
        </w:tc>
        <w:tc>
          <w:tcPr>
            <w:tcW w:w="1303" w:type="dxa"/>
            <w:tcBorders>
              <w:top w:val="none" w:color="000000" w:themeColor="text1" w:sz="12"/>
              <w:left w:val="none" w:color="000000" w:themeColor="text1" w:sz="12"/>
              <w:bottom w:val="none" w:color="000000" w:themeColor="text1" w:sz="4" w:space="0"/>
              <w:right w:val="none" w:color="000000" w:themeColor="text1" w:sz="12"/>
            </w:tcBorders>
            <w:tcMar/>
            <w:vAlign w:val="center"/>
          </w:tcPr>
          <w:p w:rsidR="42AAB30D" w:rsidP="42AAB30D" w:rsidRDefault="42AAB30D" w14:paraId="5FE1C4DE">
            <w:pPr>
              <w:pStyle w:val="TableContents"/>
              <w:rPr>
                <w:rFonts w:ascii="Times New Roman" w:hAnsi="Times New Roman"/>
                <w:sz w:val="20"/>
                <w:szCs w:val="20"/>
              </w:rPr>
            </w:pPr>
            <w:r w:rsidRPr="42AAB30D" w:rsidR="42AAB30D">
              <w:rPr>
                <w:rFonts w:ascii="Times New Roman" w:hAnsi="Times New Roman"/>
                <w:sz w:val="20"/>
                <w:szCs w:val="20"/>
              </w:rPr>
              <w:t>Panel Code</w:t>
            </w:r>
          </w:p>
        </w:tc>
        <w:tc>
          <w:tcPr>
            <w:tcW w:w="6220" w:type="dxa"/>
            <w:tcBorders>
              <w:top w:val="none" w:color="000000" w:themeColor="text1" w:sz="12"/>
              <w:left w:val="none" w:color="000000" w:themeColor="text1" w:sz="12"/>
              <w:bottom w:val="none" w:color="000000" w:themeColor="text1" w:sz="4" w:space="0"/>
              <w:right w:val="none" w:color="000000" w:themeColor="text1" w:sz="12"/>
            </w:tcBorders>
            <w:tcMar/>
            <w:vAlign w:val="center"/>
          </w:tcPr>
          <w:p w:rsidR="42AAB30D" w:rsidP="42AAB30D" w:rsidRDefault="42AAB30D" w14:paraId="63DAF665">
            <w:pPr>
              <w:pStyle w:val="TableContents"/>
              <w:rPr>
                <w:rFonts w:ascii="Times New Roman" w:hAnsi="Times New Roman"/>
                <w:sz w:val="20"/>
                <w:szCs w:val="20"/>
              </w:rPr>
            </w:pPr>
            <w:r w:rsidRPr="42AAB30D" w:rsidR="42AAB30D">
              <w:rPr>
                <w:rFonts w:ascii="Times New Roman" w:hAnsi="Times New Roman"/>
                <w:sz w:val="20"/>
                <w:szCs w:val="20"/>
              </w:rPr>
              <w:t xml:space="preserve">Perlu fitur bantuan fungsi/sintaks seperti code block di Construct untuk mempermudah fokus ke </w:t>
            </w:r>
            <w:r w:rsidRPr="42AAB30D" w:rsidR="42AAB30D">
              <w:rPr>
                <w:rFonts w:ascii="Times New Roman" w:hAnsi="Times New Roman"/>
                <w:sz w:val="20"/>
                <w:szCs w:val="20"/>
              </w:rPr>
              <w:t>logika. Disarankan tersedia fitur intellisense.</w:t>
            </w:r>
          </w:p>
        </w:tc>
      </w:tr>
      <w:tr w:rsidR="42AAB30D" w:rsidTr="42AAB30D" w14:paraId="58E68A9B">
        <w:trPr>
          <w:trHeight w:val="300"/>
        </w:trPr>
        <w:tc>
          <w:tcPr>
            <w:tcW w:w="414" w:type="dxa"/>
            <w:tcBorders>
              <w:top w:val="none" w:color="000000" w:themeColor="text1" w:sz="4"/>
              <w:left w:val="none" w:color="000000" w:themeColor="text1" w:sz="12"/>
              <w:bottom w:val="none" w:color="000000" w:themeColor="text1" w:sz="4" w:space="0"/>
              <w:right w:val="none" w:color="000000" w:themeColor="text1" w:sz="12"/>
            </w:tcBorders>
            <w:tcMar/>
            <w:vAlign w:val="center"/>
          </w:tcPr>
          <w:p w:rsidR="42AAB30D" w:rsidP="42AAB30D" w:rsidRDefault="42AAB30D" w14:paraId="1B5146DD">
            <w:pPr>
              <w:pStyle w:val="TableContents"/>
              <w:rPr>
                <w:rFonts w:ascii="Times New Roman" w:hAnsi="Times New Roman"/>
                <w:sz w:val="20"/>
                <w:szCs w:val="20"/>
              </w:rPr>
            </w:pPr>
            <w:r w:rsidRPr="42AAB30D" w:rsidR="42AAB30D">
              <w:rPr>
                <w:rFonts w:ascii="Times New Roman" w:hAnsi="Times New Roman"/>
                <w:sz w:val="20"/>
                <w:szCs w:val="20"/>
              </w:rPr>
              <w:t>4</w:t>
            </w:r>
          </w:p>
        </w:tc>
        <w:tc>
          <w:tcPr>
            <w:tcW w:w="1303" w:type="dxa"/>
            <w:tcBorders>
              <w:top w:val="none" w:color="000000" w:themeColor="text1" w:sz="4"/>
              <w:left w:val="none" w:color="000000" w:themeColor="text1" w:sz="12"/>
              <w:bottom w:val="none" w:color="000000" w:themeColor="text1" w:sz="4" w:space="0"/>
              <w:right w:val="none" w:color="000000" w:themeColor="text1" w:sz="12"/>
            </w:tcBorders>
            <w:tcMar/>
            <w:vAlign w:val="center"/>
          </w:tcPr>
          <w:p w:rsidR="42AAB30D" w:rsidP="42AAB30D" w:rsidRDefault="42AAB30D" w14:paraId="3DA8EABB">
            <w:pPr>
              <w:pStyle w:val="TableContents"/>
              <w:rPr>
                <w:rFonts w:ascii="Times New Roman" w:hAnsi="Times New Roman"/>
                <w:sz w:val="20"/>
                <w:szCs w:val="20"/>
              </w:rPr>
            </w:pPr>
            <w:r w:rsidRPr="42AAB30D" w:rsidR="42AAB30D">
              <w:rPr>
                <w:rFonts w:ascii="Times New Roman" w:hAnsi="Times New Roman"/>
                <w:sz w:val="20"/>
                <w:szCs w:val="20"/>
              </w:rPr>
              <w:t>Tipologi Misi</w:t>
            </w:r>
          </w:p>
        </w:tc>
        <w:tc>
          <w:tcPr>
            <w:tcW w:w="6220" w:type="dxa"/>
            <w:tcBorders>
              <w:top w:val="none" w:color="000000" w:themeColor="text1" w:sz="4"/>
              <w:left w:val="none" w:color="000000" w:themeColor="text1" w:sz="12"/>
              <w:bottom w:val="none" w:color="000000" w:themeColor="text1" w:sz="4" w:space="0"/>
              <w:right w:val="none" w:color="000000" w:themeColor="text1" w:sz="12"/>
            </w:tcBorders>
            <w:tcMar/>
            <w:vAlign w:val="center"/>
          </w:tcPr>
          <w:p w:rsidR="42AAB30D" w:rsidP="42AAB30D" w:rsidRDefault="42AAB30D" w14:paraId="1DF63681">
            <w:pPr>
              <w:pStyle w:val="TableContents"/>
              <w:rPr>
                <w:rFonts w:ascii="Times New Roman" w:hAnsi="Times New Roman"/>
                <w:sz w:val="20"/>
                <w:szCs w:val="20"/>
              </w:rPr>
            </w:pPr>
            <w:r w:rsidRPr="42AAB30D" w:rsidR="42AAB30D">
              <w:rPr>
                <w:rFonts w:ascii="Times New Roman" w:hAnsi="Times New Roman"/>
                <w:sz w:val="20"/>
                <w:szCs w:val="20"/>
              </w:rPr>
              <w:t xml:space="preserve">Disarankan hanya memilih 1–2 tipologi utama (drag-and-drop, block coding, configuring) karena lebih ramah dan menyenangkan. Tipologi typing dianggap terlalu sulit, sedangkan </w:t>
            </w:r>
            <w:r w:rsidRPr="42AAB30D" w:rsidR="42AAB30D">
              <w:rPr>
                <w:rFonts w:ascii="Times New Roman" w:hAnsi="Times New Roman"/>
                <w:sz w:val="20"/>
                <w:szCs w:val="20"/>
              </w:rPr>
              <w:t>interactive quiz terasa seperti soal konvensional.</w:t>
            </w:r>
          </w:p>
        </w:tc>
      </w:tr>
      <w:tr w:rsidR="42AAB30D" w:rsidTr="42AAB30D" w14:paraId="53C49D2F">
        <w:trPr>
          <w:trHeight w:val="300"/>
        </w:trPr>
        <w:tc>
          <w:tcPr>
            <w:tcW w:w="414" w:type="dxa"/>
            <w:tcBorders>
              <w:top w:val="none" w:color="000000" w:themeColor="text1" w:sz="4"/>
              <w:left w:val="none" w:color="000000" w:themeColor="text1" w:sz="12"/>
              <w:bottom w:val="none" w:color="000000" w:themeColor="text1" w:sz="4" w:space="0"/>
              <w:right w:val="none" w:color="000000" w:themeColor="text1" w:sz="12"/>
            </w:tcBorders>
            <w:tcMar/>
            <w:vAlign w:val="center"/>
          </w:tcPr>
          <w:p w:rsidR="42AAB30D" w:rsidP="42AAB30D" w:rsidRDefault="42AAB30D" w14:paraId="36520865">
            <w:pPr>
              <w:pStyle w:val="TableContents"/>
              <w:rPr>
                <w:rFonts w:ascii="Times New Roman" w:hAnsi="Times New Roman"/>
                <w:sz w:val="20"/>
                <w:szCs w:val="20"/>
              </w:rPr>
            </w:pPr>
            <w:r w:rsidRPr="42AAB30D" w:rsidR="42AAB30D">
              <w:rPr>
                <w:rFonts w:ascii="Times New Roman" w:hAnsi="Times New Roman"/>
                <w:sz w:val="20"/>
                <w:szCs w:val="20"/>
              </w:rPr>
              <w:t>5</w:t>
            </w:r>
          </w:p>
        </w:tc>
        <w:tc>
          <w:tcPr>
            <w:tcW w:w="1303" w:type="dxa"/>
            <w:tcBorders>
              <w:top w:val="none" w:color="000000" w:themeColor="text1" w:sz="4"/>
              <w:left w:val="none" w:color="000000" w:themeColor="text1" w:sz="12"/>
              <w:bottom w:val="none" w:color="000000" w:themeColor="text1" w:sz="4" w:space="0"/>
              <w:right w:val="none" w:color="000000" w:themeColor="text1" w:sz="12"/>
            </w:tcBorders>
            <w:tcMar/>
            <w:vAlign w:val="center"/>
          </w:tcPr>
          <w:p w:rsidR="42AAB30D" w:rsidP="42AAB30D" w:rsidRDefault="42AAB30D" w14:paraId="02F95E8F">
            <w:pPr>
              <w:pStyle w:val="TableContents"/>
              <w:rPr>
                <w:rFonts w:ascii="Times New Roman" w:hAnsi="Times New Roman"/>
                <w:sz w:val="20"/>
                <w:szCs w:val="20"/>
              </w:rPr>
            </w:pPr>
            <w:r w:rsidRPr="42AAB30D" w:rsidR="42AAB30D">
              <w:rPr>
                <w:rFonts w:ascii="Times New Roman" w:hAnsi="Times New Roman"/>
                <w:sz w:val="20"/>
                <w:szCs w:val="20"/>
              </w:rPr>
              <w:t>Sistem Reward</w:t>
            </w:r>
          </w:p>
        </w:tc>
        <w:tc>
          <w:tcPr>
            <w:tcW w:w="6220" w:type="dxa"/>
            <w:tcBorders>
              <w:top w:val="none" w:color="000000" w:themeColor="text1" w:sz="4"/>
              <w:left w:val="none" w:color="000000" w:themeColor="text1" w:sz="12"/>
              <w:bottom w:val="none" w:color="000000" w:themeColor="text1" w:sz="4" w:space="0"/>
              <w:right w:val="none" w:color="000000" w:themeColor="text1" w:sz="12"/>
            </w:tcBorders>
            <w:tcMar/>
            <w:vAlign w:val="center"/>
          </w:tcPr>
          <w:p w:rsidR="42AAB30D" w:rsidP="42AAB30D" w:rsidRDefault="42AAB30D" w14:paraId="7C1A1AE7">
            <w:pPr>
              <w:pStyle w:val="TableContents"/>
              <w:rPr>
                <w:rFonts w:ascii="Times New Roman" w:hAnsi="Times New Roman"/>
                <w:sz w:val="20"/>
                <w:szCs w:val="20"/>
              </w:rPr>
            </w:pPr>
            <w:r w:rsidRPr="42AAB30D" w:rsidR="42AAB30D">
              <w:rPr>
                <w:rFonts w:ascii="Times New Roman" w:hAnsi="Times New Roman"/>
                <w:sz w:val="20"/>
                <w:szCs w:val="20"/>
              </w:rPr>
              <w:t xml:space="preserve">Sistem reward dinilai kurang berdampak karena hanya berupa narasi dan ucapan. Progres visual zona cukup baik karena memberikan rasa perkembangan. Sertifikat printable sangat </w:t>
            </w:r>
            <w:r w:rsidRPr="42AAB30D" w:rsidR="42AAB30D">
              <w:rPr>
                <w:rFonts w:ascii="Times New Roman" w:hAnsi="Times New Roman"/>
                <w:sz w:val="20"/>
                <w:szCs w:val="20"/>
              </w:rPr>
              <w:t>disarankan sebagai bukti pencapaian. Lencana kurang efektif untuk game single-player. Disarankan penambahan reward bermakna seperti koin untuk kustomisasi atau unlock fitur.</w:t>
            </w:r>
          </w:p>
        </w:tc>
      </w:tr>
      <w:tr w:rsidR="42AAB30D" w:rsidTr="42AAB30D" w14:paraId="654D631F">
        <w:trPr>
          <w:trHeight w:val="300"/>
        </w:trPr>
        <w:tc>
          <w:tcPr>
            <w:tcW w:w="414" w:type="dxa"/>
            <w:tcBorders>
              <w:top w:val="none" w:color="000000" w:themeColor="text1" w:sz="4"/>
              <w:left w:val="none" w:color="000000" w:themeColor="text1" w:sz="12"/>
              <w:bottom w:val="none" w:color="000000" w:themeColor="text1" w:sz="4" w:space="0"/>
              <w:right w:val="none" w:color="000000" w:themeColor="text1" w:sz="12"/>
            </w:tcBorders>
            <w:tcMar/>
            <w:vAlign w:val="center"/>
          </w:tcPr>
          <w:p w:rsidR="42AAB30D" w:rsidP="42AAB30D" w:rsidRDefault="42AAB30D" w14:paraId="1CCA787F">
            <w:pPr>
              <w:pStyle w:val="TableContents"/>
              <w:rPr>
                <w:rFonts w:ascii="Times New Roman" w:hAnsi="Times New Roman"/>
                <w:sz w:val="20"/>
                <w:szCs w:val="20"/>
              </w:rPr>
            </w:pPr>
            <w:r w:rsidRPr="42AAB30D" w:rsidR="42AAB30D">
              <w:rPr>
                <w:rFonts w:ascii="Times New Roman" w:hAnsi="Times New Roman"/>
                <w:sz w:val="20"/>
                <w:szCs w:val="20"/>
              </w:rPr>
              <w:t>6</w:t>
            </w:r>
          </w:p>
        </w:tc>
        <w:tc>
          <w:tcPr>
            <w:tcW w:w="1303" w:type="dxa"/>
            <w:tcBorders>
              <w:top w:val="none" w:color="000000" w:themeColor="text1" w:sz="4"/>
              <w:left w:val="none" w:color="000000" w:themeColor="text1" w:sz="12"/>
              <w:bottom w:val="none" w:color="000000" w:themeColor="text1" w:sz="4" w:space="0"/>
              <w:right w:val="none" w:color="000000" w:themeColor="text1" w:sz="12"/>
            </w:tcBorders>
            <w:tcMar/>
            <w:vAlign w:val="center"/>
          </w:tcPr>
          <w:p w:rsidR="42AAB30D" w:rsidP="42AAB30D" w:rsidRDefault="42AAB30D" w14:paraId="0D1F522B">
            <w:pPr>
              <w:pStyle w:val="TableContents"/>
              <w:rPr>
                <w:rFonts w:ascii="Times New Roman" w:hAnsi="Times New Roman"/>
                <w:sz w:val="20"/>
                <w:szCs w:val="20"/>
              </w:rPr>
            </w:pPr>
            <w:r w:rsidRPr="42AAB30D" w:rsidR="42AAB30D">
              <w:rPr>
                <w:rFonts w:ascii="Times New Roman" w:hAnsi="Times New Roman"/>
                <w:sz w:val="20"/>
                <w:szCs w:val="20"/>
              </w:rPr>
              <w:t>Kamera</w:t>
            </w:r>
          </w:p>
        </w:tc>
        <w:tc>
          <w:tcPr>
            <w:tcW w:w="6220" w:type="dxa"/>
            <w:tcBorders>
              <w:top w:val="none" w:color="000000" w:themeColor="text1" w:sz="4"/>
              <w:left w:val="none" w:color="000000" w:themeColor="text1" w:sz="12"/>
              <w:bottom w:val="none" w:color="000000" w:themeColor="text1" w:sz="4" w:space="0"/>
              <w:right w:val="none" w:color="000000" w:themeColor="text1" w:sz="12"/>
            </w:tcBorders>
            <w:tcMar/>
            <w:vAlign w:val="center"/>
          </w:tcPr>
          <w:p w:rsidR="42AAB30D" w:rsidP="42AAB30D" w:rsidRDefault="42AAB30D" w14:paraId="48F216CE">
            <w:pPr>
              <w:pStyle w:val="TableContents"/>
            </w:pPr>
            <w:r w:rsidRPr="42AAB30D" w:rsidR="42AAB30D">
              <w:rPr>
                <w:rFonts w:ascii="Times New Roman" w:hAnsi="Times New Roman"/>
                <w:sz w:val="20"/>
                <w:szCs w:val="20"/>
              </w:rPr>
              <w:t xml:space="preserve">Disarankan menggunakan kamera top-down diagonal atau isometrik, seperti dalam game </w:t>
            </w:r>
            <w:r w:rsidRPr="42AAB30D" w:rsidR="42AAB30D">
              <w:rPr>
                <w:rStyle w:val="Emphasis"/>
                <w:rFonts w:ascii="Times New Roman" w:hAnsi="Times New Roman"/>
                <w:sz w:val="20"/>
                <w:szCs w:val="20"/>
              </w:rPr>
              <w:t>Don’t Starve</w:t>
            </w:r>
            <w:r w:rsidRPr="42AAB30D" w:rsidR="42AAB30D">
              <w:rPr>
                <w:rFonts w:ascii="Times New Roman" w:hAnsi="Times New Roman"/>
                <w:sz w:val="20"/>
                <w:szCs w:val="20"/>
              </w:rPr>
              <w:t>. Diperlukan contoh konkret agar pembaca lebih mudah membayangkan.</w:t>
            </w:r>
          </w:p>
        </w:tc>
      </w:tr>
      <w:tr w:rsidR="42AAB30D" w:rsidTr="42AAB30D" w14:paraId="621A6DC0">
        <w:trPr>
          <w:trHeight w:val="300"/>
        </w:trPr>
        <w:tc>
          <w:tcPr>
            <w:tcW w:w="414" w:type="dxa"/>
            <w:tcBorders>
              <w:top w:val="none" w:color="000000" w:themeColor="text1" w:sz="4"/>
              <w:left w:val="none" w:color="000000" w:themeColor="text1" w:sz="12"/>
              <w:bottom w:val="none" w:color="000000" w:themeColor="text1" w:sz="4" w:space="0"/>
              <w:right w:val="none" w:color="000000" w:themeColor="text1" w:sz="12"/>
            </w:tcBorders>
            <w:tcMar/>
            <w:vAlign w:val="center"/>
          </w:tcPr>
          <w:p w:rsidR="42AAB30D" w:rsidP="42AAB30D" w:rsidRDefault="42AAB30D" w14:paraId="05835639">
            <w:pPr>
              <w:pStyle w:val="TableContents"/>
              <w:rPr>
                <w:rFonts w:ascii="Times New Roman" w:hAnsi="Times New Roman"/>
                <w:sz w:val="20"/>
                <w:szCs w:val="20"/>
              </w:rPr>
            </w:pPr>
            <w:r w:rsidRPr="42AAB30D" w:rsidR="42AAB30D">
              <w:rPr>
                <w:rFonts w:ascii="Times New Roman" w:hAnsi="Times New Roman"/>
                <w:sz w:val="20"/>
                <w:szCs w:val="20"/>
              </w:rPr>
              <w:t>7</w:t>
            </w:r>
          </w:p>
        </w:tc>
        <w:tc>
          <w:tcPr>
            <w:tcW w:w="1303" w:type="dxa"/>
            <w:tcBorders>
              <w:top w:val="none" w:color="000000" w:themeColor="text1" w:sz="4"/>
              <w:left w:val="none" w:color="000000" w:themeColor="text1" w:sz="12"/>
              <w:bottom w:val="none" w:color="000000" w:themeColor="text1" w:sz="4" w:space="0"/>
              <w:right w:val="none" w:color="000000" w:themeColor="text1" w:sz="12"/>
            </w:tcBorders>
            <w:tcMar/>
            <w:vAlign w:val="center"/>
          </w:tcPr>
          <w:p w:rsidR="42AAB30D" w:rsidP="42AAB30D" w:rsidRDefault="42AAB30D" w14:paraId="669A5201">
            <w:pPr>
              <w:pStyle w:val="TableContents"/>
              <w:rPr>
                <w:rFonts w:ascii="Times New Roman" w:hAnsi="Times New Roman"/>
                <w:sz w:val="20"/>
                <w:szCs w:val="20"/>
              </w:rPr>
            </w:pPr>
            <w:r w:rsidRPr="42AAB30D" w:rsidR="42AAB30D">
              <w:rPr>
                <w:rFonts w:ascii="Times New Roman" w:hAnsi="Times New Roman"/>
                <w:sz w:val="20"/>
                <w:szCs w:val="20"/>
              </w:rPr>
              <w:t>Input</w:t>
            </w:r>
          </w:p>
        </w:tc>
        <w:tc>
          <w:tcPr>
            <w:tcW w:w="6220" w:type="dxa"/>
            <w:tcBorders>
              <w:top w:val="none" w:color="000000" w:themeColor="text1" w:sz="4"/>
              <w:left w:val="none" w:color="000000" w:themeColor="text1" w:sz="12"/>
              <w:bottom w:val="none" w:color="000000" w:themeColor="text1" w:sz="4" w:space="0"/>
              <w:right w:val="none" w:color="000000" w:themeColor="text1" w:sz="12"/>
            </w:tcBorders>
            <w:tcMar/>
            <w:vAlign w:val="center"/>
          </w:tcPr>
          <w:p w:rsidR="42AAB30D" w:rsidP="42AAB30D" w:rsidRDefault="42AAB30D" w14:paraId="244AEFDF">
            <w:pPr>
              <w:pStyle w:val="TableContents"/>
              <w:rPr>
                <w:rFonts w:ascii="Times New Roman" w:hAnsi="Times New Roman"/>
                <w:sz w:val="20"/>
                <w:szCs w:val="20"/>
              </w:rPr>
            </w:pPr>
            <w:r w:rsidRPr="42AAB30D" w:rsidR="42AAB30D">
              <w:rPr>
                <w:rFonts w:ascii="Times New Roman" w:hAnsi="Times New Roman"/>
                <w:sz w:val="20"/>
                <w:szCs w:val="20"/>
              </w:rPr>
              <w:t>Jika game direncanakan untuk platform mobile, aspek input perlu dirancang ulang. Misi berbasis typing akan menyulitkan jika keyboard virtual menutupi layar.</w:t>
            </w:r>
          </w:p>
        </w:tc>
      </w:tr>
      <w:tr w:rsidR="42AAB30D" w:rsidTr="42AAB30D" w14:paraId="1B49F0E1">
        <w:trPr>
          <w:trHeight w:val="300"/>
        </w:trPr>
        <w:tc>
          <w:tcPr>
            <w:tcW w:w="414" w:type="dxa"/>
            <w:tcBorders>
              <w:top w:val="none" w:color="000000" w:themeColor="text1" w:sz="4"/>
              <w:bottom w:val="single" w:color="000000" w:themeColor="text1" w:sz="4" w:space="0"/>
            </w:tcBorders>
            <w:tcMar/>
            <w:vAlign w:val="center"/>
          </w:tcPr>
          <w:p w:rsidR="42AAB30D" w:rsidP="42AAB30D" w:rsidRDefault="42AAB30D" w14:paraId="48913D46">
            <w:pPr>
              <w:pStyle w:val="TableContents"/>
              <w:rPr>
                <w:rFonts w:ascii="Times New Roman" w:hAnsi="Times New Roman"/>
                <w:sz w:val="20"/>
                <w:szCs w:val="20"/>
              </w:rPr>
            </w:pPr>
            <w:r w:rsidRPr="42AAB30D" w:rsidR="42AAB30D">
              <w:rPr>
                <w:rFonts w:ascii="Times New Roman" w:hAnsi="Times New Roman"/>
                <w:sz w:val="20"/>
                <w:szCs w:val="20"/>
              </w:rPr>
              <w:t>8</w:t>
            </w:r>
          </w:p>
        </w:tc>
        <w:tc>
          <w:tcPr>
            <w:tcW w:w="1303" w:type="dxa"/>
            <w:tcBorders>
              <w:top w:val="none" w:color="000000" w:themeColor="text1" w:sz="4"/>
              <w:bottom w:val="single" w:color="000000" w:themeColor="text1" w:sz="4" w:space="0"/>
            </w:tcBorders>
            <w:tcMar/>
            <w:vAlign w:val="center"/>
          </w:tcPr>
          <w:p w:rsidR="42AAB30D" w:rsidP="42AAB30D" w:rsidRDefault="42AAB30D" w14:paraId="03CC514B">
            <w:pPr>
              <w:pStyle w:val="TableContents"/>
              <w:rPr>
                <w:rFonts w:ascii="Times New Roman" w:hAnsi="Times New Roman"/>
                <w:sz w:val="20"/>
                <w:szCs w:val="20"/>
              </w:rPr>
            </w:pPr>
            <w:r w:rsidRPr="42AAB30D" w:rsidR="42AAB30D">
              <w:rPr>
                <w:rFonts w:ascii="Times New Roman" w:hAnsi="Times New Roman"/>
                <w:sz w:val="20"/>
                <w:szCs w:val="20"/>
              </w:rPr>
              <w:t>Gameflow</w:t>
            </w:r>
          </w:p>
        </w:tc>
        <w:tc>
          <w:tcPr>
            <w:tcW w:w="6220" w:type="dxa"/>
            <w:tcBorders>
              <w:top w:val="none" w:color="000000" w:themeColor="text1" w:sz="4"/>
              <w:bottom w:val="single" w:color="000000" w:themeColor="text1" w:sz="4" w:space="0"/>
            </w:tcBorders>
            <w:tcMar/>
            <w:vAlign w:val="center"/>
          </w:tcPr>
          <w:p w:rsidR="42AAB30D" w:rsidP="42AAB30D" w:rsidRDefault="42AAB30D" w14:paraId="26D5D3A1">
            <w:pPr>
              <w:pStyle w:val="TableContents"/>
              <w:rPr>
                <w:rFonts w:ascii="Times New Roman" w:hAnsi="Times New Roman"/>
                <w:sz w:val="20"/>
                <w:szCs w:val="20"/>
              </w:rPr>
            </w:pPr>
            <w:r w:rsidRPr="42AAB30D" w:rsidR="42AAB30D">
              <w:rPr>
                <w:rFonts w:ascii="Times New Roman" w:hAnsi="Times New Roman"/>
                <w:sz w:val="20"/>
                <w:szCs w:val="20"/>
              </w:rPr>
              <w:t>Komponen seperti Library Logikia dan sistem dialog sebaiknya tidak ditampilkan dalam diagram gameflow karena bukan elemen inti. Harus disediakan sistem penyimpanan (save) agar pemain tidak harus mengulang dari awal.</w:t>
            </w:r>
          </w:p>
        </w:tc>
      </w:tr>
    </w:tbl>
    <w:p w:rsidR="0012694B" w:rsidP="42AAB30D" w:rsidRDefault="005E330D" w14:paraId="70E3FD89" w14:textId="209AB8E1">
      <w:pPr>
        <w:pStyle w:val="Paragraf"/>
        <w:ind w:left="-10" w:firstLine="0"/>
        <w:jc w:val="center"/>
        <w:rPr>
          <w:rFonts w:eastAsia="Times New Roman" w:cs="Times New Roman"/>
        </w:rPr>
      </w:pPr>
    </w:p>
    <w:p w:rsidR="0012694B" w:rsidP="42AAB30D" w:rsidRDefault="005E330D" w14:paraId="2C0926DB" w14:textId="77777777">
      <w:pPr>
        <w:pStyle w:val="BlockQuotation"/>
        <w:spacing w:line="240" w:lineRule="auto"/>
        <w:ind w:left="-10" w:firstLine="0"/>
      </w:pPr>
      <w:r w:rsidR="79E914A0">
        <w:rPr/>
        <w:t xml:space="preserve">Hasil evaluasi yang berfokus pada aspek desain </w:t>
      </w:r>
      <w:r w:rsidR="79E914A0">
        <w:rPr/>
        <w:t>game</w:t>
      </w:r>
      <w:r w:rsidR="79E914A0">
        <w:rPr/>
        <w:t xml:space="preserve"> digunakan sebagai dasar untuk melakukan iterasi awal terhadap </w:t>
      </w:r>
      <w:r w:rsidR="79E914A0">
        <w:rPr/>
        <w:t>Game</w:t>
      </w:r>
      <w:r w:rsidR="79E914A0">
        <w:rPr/>
        <w:t xml:space="preserve"> Design </w:t>
      </w:r>
      <w:r w:rsidR="79E914A0">
        <w:rPr/>
        <w:t>Document</w:t>
      </w:r>
      <w:r w:rsidR="79E914A0">
        <w:rPr/>
        <w:t xml:space="preserve"> (GDD). Beberapa perbaikan dilakukan untuk memperkuat kualitas desain dan kesesuaian dengan tujuan pembelajaran, antara lain dengan membatasi tipologi misi menjadi tiga bentuk utama yang paling sesuai dengan konteks kurikulum dan pengalaman bermain, yaitu </w:t>
      </w:r>
      <w:r w:rsidRPr="42AAB30D" w:rsidR="79E914A0">
        <w:rPr>
          <w:rStyle w:val="Emphasis"/>
        </w:rPr>
        <w:t>Choose</w:t>
      </w:r>
      <w:r w:rsidR="79E914A0">
        <w:rPr/>
        <w:t xml:space="preserve">, </w:t>
      </w:r>
      <w:r w:rsidRPr="42AAB30D" w:rsidR="79E914A0">
        <w:rPr>
          <w:rStyle w:val="Emphasis"/>
        </w:rPr>
        <w:t>Configure</w:t>
      </w:r>
      <w:r w:rsidR="79E914A0">
        <w:rPr/>
        <w:t xml:space="preserve">, dan </w:t>
      </w:r>
      <w:r w:rsidRPr="42AAB30D" w:rsidR="79E914A0">
        <w:rPr>
          <w:rStyle w:val="Emphasis"/>
        </w:rPr>
        <w:t>Solve</w:t>
      </w:r>
      <w:r w:rsidR="79E914A0">
        <w:rPr/>
        <w:t xml:space="preserve">. Setiap misi kemudian dirancang ulang dengan alur </w:t>
      </w:r>
      <w:r w:rsidR="79E914A0">
        <w:rPr/>
        <w:t>gameplay</w:t>
      </w:r>
      <w:r w:rsidR="79E914A0">
        <w:rPr/>
        <w:t xml:space="preserve"> yang lebih mendetail dan eksplisit, agar pemain memahami tahapan interaksi serta tujuan pembelajaran dari setiap tantangan. Selain itu, platform permainan diputuskan hanya untuk perangkat PC guna menyederhanakan desain </w:t>
      </w:r>
      <w:r w:rsidR="79E914A0">
        <w:rPr/>
        <w:t>input</w:t>
      </w:r>
      <w:r w:rsidR="79E914A0">
        <w:rPr/>
        <w:t xml:space="preserve">, terutama pada misi-misi bertipe penulisan kode. Visualisasi antarmuka juga disempurnakan melalui revisi </w:t>
      </w:r>
      <w:r w:rsidRPr="42AAB30D" w:rsidR="79E914A0">
        <w:rPr>
          <w:i w:val="1"/>
          <w:iCs w:val="1"/>
        </w:rPr>
        <w:t>mock-up</w:t>
      </w:r>
      <w:r w:rsidR="79E914A0">
        <w:rPr/>
        <w:t xml:space="preserve"> untuk menghadirkan visualisasi </w:t>
      </w:r>
      <w:r w:rsidR="79E914A0">
        <w:rPr/>
        <w:t>game</w:t>
      </w:r>
      <w:r w:rsidR="79E914A0">
        <w:rPr/>
        <w:t xml:space="preserve"> yang lebih representatif.</w:t>
      </w:r>
    </w:p>
    <w:p w:rsidR="0012694B" w:rsidP="42AAB30D" w:rsidRDefault="005E330D" w14:paraId="6E2FE84C" w14:textId="244EF8A4">
      <w:pPr>
        <w:pStyle w:val="Heading1"/>
        <w:spacing w:line="240" w:lineRule="auto"/>
        <w:ind w:left="-10" w:firstLine="720"/>
      </w:pPr>
      <w:r w:rsidR="79E914A0">
        <w:rPr/>
        <w:t>IV</w:t>
      </w:r>
      <w:bookmarkStart w:name="_Toc13430548_Copy_3_Copy_1" w:id="338"/>
      <w:bookmarkStart w:name="_Toc330964708_Copy_3_Copy_1" w:id="339"/>
      <w:bookmarkStart w:name="_Toc330535355_Copy_3_Copy_1" w:id="340"/>
      <w:bookmarkStart w:name="_Toc330535267_Copy_3_Copy_1" w:id="341"/>
      <w:bookmarkStart w:name="_Toc330535329_Copy_3_Copy_1" w:id="342"/>
      <w:r w:rsidR="79E914A0">
        <w:rPr/>
        <w:t xml:space="preserve"> </w:t>
      </w:r>
      <w:bookmarkEnd w:id="338"/>
      <w:bookmarkEnd w:id="339"/>
      <w:bookmarkEnd w:id="340"/>
      <w:bookmarkEnd w:id="341"/>
      <w:bookmarkEnd w:id="342"/>
      <w:r w:rsidR="79E914A0">
        <w:rPr/>
        <w:t>Simpulan dan Saran</w:t>
      </w:r>
    </w:p>
    <w:p w:rsidR="0012694B" w:rsidRDefault="005E330D" w14:paraId="3EEF94BC" w14:textId="77777777">
      <w:pPr>
        <w:pStyle w:val="Heading2"/>
        <w:jc w:val="left"/>
      </w:pPr>
      <w:r>
        <w:t>4.1 Simpulan</w:t>
      </w:r>
    </w:p>
    <w:p w:rsidR="0012694B" w:rsidP="42AAB30D" w:rsidRDefault="005E330D" w14:paraId="0829C425" w14:textId="77777777">
      <w:pPr>
        <w:pStyle w:val="Paragraf"/>
        <w:ind w:left="-10" w:firstLine="0"/>
      </w:pPr>
      <w:r w:rsidRPr="42AAB30D" w:rsidR="79E914A0">
        <w:rPr>
          <w:rFonts w:eastAsia="Times New Roman" w:cs="Times New Roman"/>
        </w:rPr>
        <w:t xml:space="preserve">Penelitian ini menghasilkan rancangan awal </w:t>
      </w:r>
      <w:r w:rsidRPr="42AAB30D" w:rsidR="79E914A0">
        <w:rPr>
          <w:rStyle w:val="Emphasis"/>
          <w:rFonts w:eastAsia="Times New Roman" w:cs="Times New Roman"/>
        </w:rPr>
        <w:t>serious</w:t>
      </w:r>
      <w:r w:rsidRPr="42AAB30D" w:rsidR="79E914A0">
        <w:rPr>
          <w:rStyle w:val="Emphasis"/>
          <w:rFonts w:eastAsia="Times New Roman" w:cs="Times New Roman"/>
        </w:rPr>
        <w:t xml:space="preserve"> </w:t>
      </w:r>
      <w:r w:rsidRPr="42AAB30D" w:rsidR="79E914A0">
        <w:rPr>
          <w:rStyle w:val="Emphasis"/>
          <w:rFonts w:eastAsia="Times New Roman" w:cs="Times New Roman"/>
        </w:rPr>
        <w:t>game</w:t>
      </w:r>
      <w:r w:rsidRPr="42AAB30D" w:rsidR="79E914A0">
        <w:rPr>
          <w:rFonts w:eastAsia="Times New Roman" w:cs="Times New Roman"/>
        </w:rPr>
        <w:t xml:space="preserve"> berjudul </w:t>
      </w:r>
      <w:r w:rsidRPr="42AAB30D" w:rsidR="79E914A0">
        <w:rPr>
          <w:rStyle w:val="Strong"/>
          <w:rFonts w:eastAsia="Times New Roman" w:cs="Times New Roman"/>
          <w:b w:val="0"/>
          <w:bCs w:val="0"/>
        </w:rPr>
        <w:t>AlgoQuest</w:t>
      </w:r>
      <w:r w:rsidRPr="42AAB30D" w:rsidR="79E914A0">
        <w:rPr>
          <w:rFonts w:eastAsia="Times New Roman" w:cs="Times New Roman"/>
        </w:rPr>
        <w:t xml:space="preserve"> sebagai media pembelajaran interaktif untuk mendukung penguasaan algoritma dan pemrograman siswa SMA kelas X sesuai Kurikulum Merdeka. Desain dikembangkan melalui analisis kurikulum, karakteristik pengguna, dan model desain </w:t>
      </w:r>
      <w:r w:rsidRPr="42AAB30D" w:rsidR="79E914A0">
        <w:rPr>
          <w:rFonts w:eastAsia="Times New Roman" w:cs="Times New Roman"/>
        </w:rPr>
        <w:t>game</w:t>
      </w:r>
      <w:r w:rsidRPr="42AAB30D" w:rsidR="79E914A0">
        <w:rPr>
          <w:rFonts w:eastAsia="Times New Roman" w:cs="Times New Roman"/>
        </w:rPr>
        <w:t xml:space="preserve"> edukatif, yang kemudian dituangkan dalam </w:t>
      </w:r>
      <w:r w:rsidRPr="42AAB30D" w:rsidR="79E914A0">
        <w:rPr>
          <w:rStyle w:val="Emphasis"/>
          <w:rFonts w:eastAsia="Times New Roman" w:cs="Times New Roman"/>
        </w:rPr>
        <w:t>Game</w:t>
      </w:r>
      <w:r w:rsidRPr="42AAB30D" w:rsidR="79E914A0">
        <w:rPr>
          <w:rStyle w:val="Emphasis"/>
          <w:rFonts w:eastAsia="Times New Roman" w:cs="Times New Roman"/>
        </w:rPr>
        <w:t xml:space="preserve"> Design </w:t>
      </w:r>
      <w:r w:rsidRPr="42AAB30D" w:rsidR="79E914A0">
        <w:rPr>
          <w:rStyle w:val="Emphasis"/>
          <w:rFonts w:eastAsia="Times New Roman" w:cs="Times New Roman"/>
        </w:rPr>
        <w:t>Document</w:t>
      </w:r>
      <w:r w:rsidRPr="42AAB30D" w:rsidR="79E914A0">
        <w:rPr>
          <w:rFonts w:eastAsia="Times New Roman" w:cs="Times New Roman"/>
        </w:rPr>
        <w:t xml:space="preserve"> (GDD) lengkap dengan komponen pembelajaran, struktur naratif, mekanik </w:t>
      </w:r>
      <w:r w:rsidRPr="42AAB30D" w:rsidR="79E914A0">
        <w:rPr>
          <w:rFonts w:eastAsia="Times New Roman" w:cs="Times New Roman"/>
        </w:rPr>
        <w:t>gameplay</w:t>
      </w:r>
      <w:r w:rsidRPr="42AAB30D" w:rsidR="79E914A0">
        <w:rPr>
          <w:rFonts w:eastAsia="Times New Roman" w:cs="Times New Roman"/>
        </w:rPr>
        <w:t>, serta desain pengalaman pengguna. Evaluasi dari pakar dijadikan dasar iterasi desain, khususnya pada aspek de</w:t>
      </w:r>
      <w:r w:rsidRPr="42AAB30D" w:rsidR="79E914A0">
        <w:rPr>
          <w:rFonts w:eastAsia="Times New Roman" w:cs="Times New Roman"/>
        </w:rPr>
        <w:t xml:space="preserve">sain </w:t>
      </w:r>
      <w:r w:rsidRPr="42AAB30D" w:rsidR="79E914A0">
        <w:rPr>
          <w:rFonts w:eastAsia="Times New Roman" w:cs="Times New Roman"/>
        </w:rPr>
        <w:t>gameplay</w:t>
      </w:r>
      <w:r w:rsidRPr="42AAB30D" w:rsidR="79E914A0">
        <w:rPr>
          <w:rFonts w:eastAsia="Times New Roman" w:cs="Times New Roman"/>
        </w:rPr>
        <w:t xml:space="preserve">, sehingga GDD ini siap digunakan sebagai acuan dalam tahap pengembangan </w:t>
      </w:r>
      <w:r w:rsidRPr="42AAB30D" w:rsidR="79E914A0">
        <w:rPr>
          <w:rStyle w:val="Emphasis"/>
          <w:rFonts w:eastAsia="Times New Roman" w:cs="Times New Roman"/>
        </w:rPr>
        <w:t>serious</w:t>
      </w:r>
      <w:r w:rsidRPr="42AAB30D" w:rsidR="79E914A0">
        <w:rPr>
          <w:rStyle w:val="Emphasis"/>
          <w:rFonts w:eastAsia="Times New Roman" w:cs="Times New Roman"/>
        </w:rPr>
        <w:t xml:space="preserve"> </w:t>
      </w:r>
      <w:r w:rsidRPr="42AAB30D" w:rsidR="79E914A0">
        <w:rPr>
          <w:rStyle w:val="Emphasis"/>
          <w:rFonts w:eastAsia="Times New Roman" w:cs="Times New Roman"/>
        </w:rPr>
        <w:t>game</w:t>
      </w:r>
      <w:r w:rsidRPr="42AAB30D" w:rsidR="79E914A0">
        <w:rPr>
          <w:rFonts w:eastAsia="Times New Roman" w:cs="Times New Roman"/>
          <w:i w:val="1"/>
          <w:iCs w:val="1"/>
        </w:rPr>
        <w:t xml:space="preserve"> </w:t>
      </w:r>
      <w:r w:rsidRPr="42AAB30D" w:rsidR="79E914A0">
        <w:rPr>
          <w:rFonts w:eastAsia="Times New Roman" w:cs="Times New Roman"/>
        </w:rPr>
        <w:t>selanjutnya.</w:t>
      </w:r>
    </w:p>
    <w:p w:rsidR="0012694B" w:rsidRDefault="005E330D" w14:paraId="45567CBC" w14:textId="77777777">
      <w:pPr>
        <w:spacing w:before="245" w:after="14" w:line="240" w:lineRule="auto"/>
        <w:jc w:val="left"/>
        <w:rPr>
          <w:b/>
          <w:bCs/>
        </w:rPr>
      </w:pPr>
      <w:r>
        <w:rPr>
          <w:b/>
          <w:bCs/>
        </w:rPr>
        <w:t>4.2 Saran</w:t>
      </w:r>
    </w:p>
    <w:p w:rsidR="0012694B" w:rsidP="42AAB30D" w:rsidRDefault="005E330D" w14:paraId="21FC021A" w14:textId="77777777">
      <w:pPr>
        <w:pStyle w:val="Paragraf"/>
        <w:ind w:left="-10" w:firstLine="0"/>
      </w:pPr>
      <w:r w:rsidRPr="42AAB30D" w:rsidR="79E914A0">
        <w:rPr>
          <w:rFonts w:eastAsia="Times New Roman" w:cs="Times New Roman"/>
        </w:rPr>
        <w:t>Penelitian selanjutnya disarankan untuk:</w:t>
      </w:r>
    </w:p>
    <w:p w:rsidR="0012694B" w:rsidP="42AAB30D" w:rsidRDefault="005E330D" w14:paraId="5BE97610" w14:textId="77777777">
      <w:pPr>
        <w:pStyle w:val="Paragraf"/>
        <w:numPr>
          <w:ilvl w:val="0"/>
          <w:numId w:val="11"/>
        </w:numPr>
        <w:rPr/>
      </w:pPr>
      <w:r w:rsidRPr="42AAB30D" w:rsidR="79E914A0">
        <w:rPr>
          <w:rFonts w:eastAsia="Times New Roman" w:cs="Times New Roman"/>
        </w:rPr>
        <w:t xml:space="preserve">Melanjutkan ke tahap pengembangan prototipe sebagai bentuk validasi terhadap efektivitas desain </w:t>
      </w:r>
      <w:r w:rsidRPr="42AAB30D" w:rsidR="79E914A0">
        <w:rPr>
          <w:rFonts w:eastAsia="Times New Roman" w:cs="Times New Roman"/>
        </w:rPr>
        <w:t>game</w:t>
      </w:r>
      <w:r w:rsidRPr="42AAB30D" w:rsidR="79E914A0">
        <w:rPr>
          <w:rFonts w:eastAsia="Times New Roman" w:cs="Times New Roman"/>
        </w:rPr>
        <w:t xml:space="preserve">, sekaligus menyempurnakan iterasi desain </w:t>
      </w:r>
      <w:r w:rsidRPr="42AAB30D" w:rsidR="79E914A0">
        <w:rPr>
          <w:rFonts w:eastAsia="Times New Roman" w:cs="Times New Roman"/>
        </w:rPr>
        <w:t>berdasarkan data hasil uji coba. Proses ini sebaiknya dilakukan melalui kolaborasi antara pengembang, pengajar, dan siswa agar tetap sesuai konteks pembelajaran di kelas.</w:t>
      </w:r>
    </w:p>
    <w:p w:rsidR="0012694B" w:rsidP="42AAB30D" w:rsidRDefault="005E330D" w14:paraId="26631CC1" w14:textId="77777777">
      <w:pPr>
        <w:pStyle w:val="Paragraf"/>
        <w:numPr>
          <w:ilvl w:val="0"/>
          <w:numId w:val="11"/>
        </w:numPr>
        <w:rPr/>
      </w:pPr>
      <w:r w:rsidRPr="42AAB30D" w:rsidR="79E914A0">
        <w:rPr>
          <w:rFonts w:eastAsia="Times New Roman" w:cs="Times New Roman"/>
        </w:rPr>
        <w:t xml:space="preserve">Merancang model pedagogi pendamping yang dapat digunakan oleh pengajar sebagai panduan dalam mengintegrasikan </w:t>
      </w:r>
      <w:r w:rsidRPr="42AAB30D" w:rsidR="79E914A0">
        <w:rPr>
          <w:rFonts w:eastAsia="Times New Roman" w:cs="Times New Roman"/>
        </w:rPr>
        <w:t>game</w:t>
      </w:r>
      <w:r w:rsidRPr="42AAB30D" w:rsidR="79E914A0">
        <w:rPr>
          <w:rFonts w:eastAsia="Times New Roman" w:cs="Times New Roman"/>
        </w:rPr>
        <w:t xml:space="preserve"> ke dalam kegiatan belajar mengajar, sehingga peran guru tetap aktif dalam proses pembelajaran berbasis </w:t>
      </w:r>
      <w:r w:rsidRPr="42AAB30D" w:rsidR="79E914A0">
        <w:rPr>
          <w:rFonts w:eastAsia="Times New Roman" w:cs="Times New Roman"/>
        </w:rPr>
        <w:t>game</w:t>
      </w:r>
      <w:r w:rsidRPr="42AAB30D" w:rsidR="79E914A0">
        <w:rPr>
          <w:rFonts w:eastAsia="Times New Roman" w:cs="Times New Roman"/>
        </w:rPr>
        <w:t>.</w:t>
      </w:r>
    </w:p>
    <w:p w:rsidR="0012694B" w:rsidP="42AAB30D" w:rsidRDefault="005E330D" w14:paraId="4352E2E4" w14:textId="77777777">
      <w:pPr>
        <w:pStyle w:val="Paragraf"/>
        <w:numPr>
          <w:ilvl w:val="0"/>
          <w:numId w:val="11"/>
        </w:numPr>
        <w:rPr/>
      </w:pPr>
      <w:r w:rsidRPr="42AAB30D" w:rsidR="79E914A0">
        <w:rPr>
          <w:rFonts w:eastAsia="Times New Roman" w:cs="Times New Roman"/>
        </w:rPr>
        <w:t xml:space="preserve">Mengembangkan desain misi lanjutan sebagai perluasan dan pendalaman materi, agar cakupan </w:t>
      </w:r>
      <w:r w:rsidRPr="42AAB30D" w:rsidR="79E914A0">
        <w:rPr>
          <w:rFonts w:eastAsia="Times New Roman" w:cs="Times New Roman"/>
        </w:rPr>
        <w:t>game</w:t>
      </w:r>
      <w:r w:rsidRPr="42AAB30D" w:rsidR="79E914A0">
        <w:rPr>
          <w:rFonts w:eastAsia="Times New Roman" w:cs="Times New Roman"/>
        </w:rPr>
        <w:t xml:space="preserve"> tidak hanya terbatas pada materi kelas X, tetapi juga mendukung kesinambungan pembelajaran ke jenjang berikutnya.</w:t>
      </w:r>
    </w:p>
    <w:p w:rsidR="0012694B" w:rsidRDefault="005E330D" w14:paraId="5DD7294E" w14:textId="77777777">
      <w:pPr>
        <w:keepNext/>
        <w:keepLines/>
        <w:tabs>
          <w:tab w:val="left" w:pos="6551"/>
        </w:tabs>
        <w:spacing w:before="245" w:after="245" w:line="240" w:lineRule="auto"/>
        <w:ind w:left="0" w:firstLine="0"/>
        <w:jc w:val="center"/>
        <w:outlineLvl w:val="0"/>
      </w:pPr>
      <w:bookmarkStart w:name="_Toc330964718" w:id="343"/>
      <w:bookmarkStart w:name="_Toc528732955" w:id="344"/>
      <w:bookmarkStart w:name="_Toc337163165" w:id="345"/>
      <w:bookmarkStart w:name="_Toc11909393" w:id="346"/>
      <w:r>
        <w:rPr>
          <w:b/>
          <w:bCs/>
          <w:sz w:val="28"/>
          <w:szCs w:val="28"/>
        </w:rPr>
        <w:t>DAFTAR PUSTAK</w:t>
      </w:r>
      <w:bookmarkEnd w:id="343"/>
      <w:bookmarkEnd w:id="344"/>
      <w:bookmarkEnd w:id="345"/>
      <w:bookmarkEnd w:id="346"/>
      <w:r>
        <w:rPr>
          <w:b/>
          <w:bCs/>
          <w:sz w:val="28"/>
          <w:szCs w:val="28"/>
        </w:rPr>
        <w:t>A</w:t>
      </w:r>
    </w:p>
    <w:p w:rsidR="0012694B" w:rsidP="42AAB30D" w:rsidRDefault="005E330D" w14:paraId="2258856E" w14:textId="77777777">
      <w:pPr>
        <w:pStyle w:val="DaftarPustaka"/>
        <w:spacing w:line="240" w:lineRule="auto"/>
        <w:ind w:left="567" w:hanging="567"/>
      </w:pPr>
      <w:r w:rsidRPr="42AAB30D" w:rsidR="79E914A0">
        <w:rPr>
          <w:rFonts w:eastAsia="Times New Roman"/>
        </w:rPr>
        <w:t>Arnab</w:t>
      </w:r>
      <w:r w:rsidRPr="42AAB30D" w:rsidR="79E914A0">
        <w:rPr>
          <w:rFonts w:eastAsia="Times New Roman"/>
        </w:rPr>
        <w:t xml:space="preserve"> S, </w:t>
      </w:r>
      <w:r w:rsidRPr="42AAB30D" w:rsidR="79E914A0">
        <w:rPr>
          <w:rFonts w:eastAsia="Times New Roman"/>
        </w:rPr>
        <w:t>de</w:t>
      </w:r>
      <w:r w:rsidRPr="42AAB30D" w:rsidR="79E914A0">
        <w:rPr>
          <w:rFonts w:eastAsia="Times New Roman"/>
        </w:rPr>
        <w:t xml:space="preserve"> </w:t>
      </w:r>
      <w:r w:rsidRPr="42AAB30D" w:rsidR="79E914A0">
        <w:rPr>
          <w:rFonts w:eastAsia="Times New Roman"/>
        </w:rPr>
        <w:t>Freitas</w:t>
      </w:r>
      <w:r w:rsidRPr="42AAB30D" w:rsidR="79E914A0">
        <w:rPr>
          <w:rFonts w:eastAsia="Times New Roman"/>
        </w:rPr>
        <w:t xml:space="preserve"> S, </w:t>
      </w:r>
      <w:r w:rsidRPr="42AAB30D" w:rsidR="79E914A0">
        <w:rPr>
          <w:rFonts w:eastAsia="Times New Roman"/>
        </w:rPr>
        <w:t>Bellotti</w:t>
      </w:r>
      <w:r w:rsidRPr="42AAB30D" w:rsidR="79E914A0">
        <w:rPr>
          <w:rFonts w:eastAsia="Times New Roman"/>
        </w:rPr>
        <w:t xml:space="preserve"> F, Lim T, </w:t>
      </w:r>
      <w:r w:rsidRPr="42AAB30D" w:rsidR="79E914A0">
        <w:rPr>
          <w:rFonts w:eastAsia="Times New Roman"/>
        </w:rPr>
        <w:t>Louchart</w:t>
      </w:r>
      <w:r w:rsidRPr="42AAB30D" w:rsidR="79E914A0">
        <w:rPr>
          <w:rFonts w:eastAsia="Times New Roman"/>
        </w:rPr>
        <w:t xml:space="preserve"> S, </w:t>
      </w:r>
      <w:r w:rsidRPr="42AAB30D" w:rsidR="79E914A0">
        <w:rPr>
          <w:rFonts w:eastAsia="Times New Roman"/>
        </w:rPr>
        <w:t>Suttie</w:t>
      </w:r>
      <w:r w:rsidRPr="42AAB30D" w:rsidR="79E914A0">
        <w:rPr>
          <w:rFonts w:eastAsia="Times New Roman"/>
        </w:rPr>
        <w:t xml:space="preserve"> N, Berta R, </w:t>
      </w:r>
      <w:r w:rsidRPr="42AAB30D" w:rsidR="79E914A0">
        <w:rPr>
          <w:rFonts w:eastAsia="Times New Roman"/>
        </w:rPr>
        <w:t>De</w:t>
      </w:r>
      <w:r w:rsidRPr="42AAB30D" w:rsidR="79E914A0">
        <w:rPr>
          <w:rFonts w:eastAsia="Times New Roman"/>
        </w:rPr>
        <w:t xml:space="preserve"> Gloria A. 2015. </w:t>
      </w:r>
      <w:r w:rsidRPr="42AAB30D" w:rsidR="79E914A0">
        <w:rPr>
          <w:rFonts w:eastAsia="Times New Roman"/>
        </w:rPr>
        <w:t>Pedagogy-driven</w:t>
      </w:r>
      <w:r w:rsidRPr="42AAB30D" w:rsidR="79E914A0">
        <w:rPr>
          <w:rFonts w:eastAsia="Times New Roman"/>
        </w:rPr>
        <w:t xml:space="preserve"> </w:t>
      </w:r>
      <w:r w:rsidRPr="42AAB30D" w:rsidR="79E914A0">
        <w:rPr>
          <w:rFonts w:eastAsia="Times New Roman"/>
        </w:rPr>
        <w:t>design</w:t>
      </w:r>
      <w:r w:rsidRPr="42AAB30D" w:rsidR="79E914A0">
        <w:rPr>
          <w:rFonts w:eastAsia="Times New Roman"/>
        </w:rPr>
        <w:t xml:space="preserve"> </w:t>
      </w:r>
      <w:r w:rsidRPr="42AAB30D" w:rsidR="79E914A0">
        <w:rPr>
          <w:rFonts w:eastAsia="Times New Roman"/>
        </w:rPr>
        <w:t>of</w:t>
      </w:r>
      <w:r w:rsidRPr="42AAB30D" w:rsidR="79E914A0">
        <w:rPr>
          <w:rFonts w:eastAsia="Times New Roman"/>
        </w:rPr>
        <w:t xml:space="preserve"> </w:t>
      </w:r>
      <w:r w:rsidRPr="42AAB30D" w:rsidR="79E914A0">
        <w:rPr>
          <w:rFonts w:eastAsia="Times New Roman"/>
        </w:rPr>
        <w:t>serious</w:t>
      </w:r>
      <w:r w:rsidRPr="42AAB30D" w:rsidR="79E914A0">
        <w:rPr>
          <w:rFonts w:eastAsia="Times New Roman"/>
        </w:rPr>
        <w:t xml:space="preserve"> </w:t>
      </w:r>
      <w:r w:rsidRPr="42AAB30D" w:rsidR="79E914A0">
        <w:rPr>
          <w:rFonts w:eastAsia="Times New Roman"/>
        </w:rPr>
        <w:t>game</w:t>
      </w:r>
      <w:r w:rsidRPr="42AAB30D" w:rsidR="79E914A0">
        <w:rPr>
          <w:rFonts w:eastAsia="Times New Roman"/>
        </w:rPr>
        <w:t xml:space="preserve">: </w:t>
      </w:r>
      <w:r w:rsidRPr="42AAB30D" w:rsidR="79E914A0">
        <w:rPr>
          <w:rFonts w:eastAsia="Times New Roman"/>
        </w:rPr>
        <w:t>an</w:t>
      </w:r>
      <w:r w:rsidRPr="42AAB30D" w:rsidR="79E914A0">
        <w:rPr>
          <w:rFonts w:eastAsia="Times New Roman"/>
        </w:rPr>
        <w:t xml:space="preserve"> </w:t>
      </w:r>
      <w:r w:rsidRPr="42AAB30D" w:rsidR="79E914A0">
        <w:rPr>
          <w:rFonts w:eastAsia="Times New Roman"/>
        </w:rPr>
        <w:t>overall</w:t>
      </w:r>
      <w:r w:rsidRPr="42AAB30D" w:rsidR="79E914A0">
        <w:rPr>
          <w:rFonts w:eastAsia="Times New Roman"/>
        </w:rPr>
        <w:t xml:space="preserve"> </w:t>
      </w:r>
      <w:r w:rsidRPr="42AAB30D" w:rsidR="79E914A0">
        <w:rPr>
          <w:rFonts w:eastAsia="Times New Roman"/>
        </w:rPr>
        <w:t>view</w:t>
      </w:r>
      <w:r w:rsidRPr="42AAB30D" w:rsidR="79E914A0">
        <w:rPr>
          <w:rFonts w:eastAsia="Times New Roman"/>
        </w:rPr>
        <w:t xml:space="preserve"> </w:t>
      </w:r>
      <w:r w:rsidRPr="42AAB30D" w:rsidR="79E914A0">
        <w:rPr>
          <w:rFonts w:eastAsia="Times New Roman"/>
        </w:rPr>
        <w:t>on</w:t>
      </w:r>
      <w:r w:rsidRPr="42AAB30D" w:rsidR="79E914A0">
        <w:rPr>
          <w:rFonts w:eastAsia="Times New Roman"/>
        </w:rPr>
        <w:t xml:space="preserve"> </w:t>
      </w:r>
      <w:r w:rsidRPr="42AAB30D" w:rsidR="79E914A0">
        <w:rPr>
          <w:rFonts w:eastAsia="Times New Roman"/>
        </w:rPr>
        <w:t>learning</w:t>
      </w:r>
      <w:r w:rsidRPr="42AAB30D" w:rsidR="79E914A0">
        <w:rPr>
          <w:rFonts w:eastAsia="Times New Roman"/>
        </w:rPr>
        <w:t xml:space="preserve"> </w:t>
      </w:r>
      <w:r w:rsidRPr="42AAB30D" w:rsidR="79E914A0">
        <w:rPr>
          <w:rFonts w:eastAsia="Times New Roman"/>
        </w:rPr>
        <w:t>and</w:t>
      </w:r>
      <w:r w:rsidRPr="42AAB30D" w:rsidR="79E914A0">
        <w:rPr>
          <w:rFonts w:eastAsia="Times New Roman"/>
        </w:rPr>
        <w:t xml:space="preserve"> </w:t>
      </w:r>
      <w:r w:rsidRPr="42AAB30D" w:rsidR="79E914A0">
        <w:rPr>
          <w:rFonts w:eastAsia="Times New Roman"/>
        </w:rPr>
        <w:t>game</w:t>
      </w:r>
      <w:r w:rsidRPr="42AAB30D" w:rsidR="79E914A0">
        <w:rPr>
          <w:rFonts w:eastAsia="Times New Roman"/>
        </w:rPr>
        <w:t xml:space="preserve"> </w:t>
      </w:r>
      <w:r w:rsidRPr="42AAB30D" w:rsidR="79E914A0">
        <w:rPr>
          <w:rFonts w:eastAsia="Times New Roman"/>
        </w:rPr>
        <w:t>mechanics</w:t>
      </w:r>
      <w:r w:rsidRPr="42AAB30D" w:rsidR="79E914A0">
        <w:rPr>
          <w:rFonts w:eastAsia="Times New Roman"/>
        </w:rPr>
        <w:t xml:space="preserve"> </w:t>
      </w:r>
      <w:r w:rsidRPr="42AAB30D" w:rsidR="79E914A0">
        <w:rPr>
          <w:rFonts w:eastAsia="Times New Roman"/>
        </w:rPr>
        <w:t>mapping</w:t>
      </w:r>
      <w:r w:rsidRPr="42AAB30D" w:rsidR="79E914A0">
        <w:rPr>
          <w:rFonts w:eastAsia="Times New Roman"/>
        </w:rPr>
        <w:t xml:space="preserve">, </w:t>
      </w:r>
      <w:r w:rsidRPr="42AAB30D" w:rsidR="79E914A0">
        <w:rPr>
          <w:rFonts w:eastAsia="Times New Roman"/>
        </w:rPr>
        <w:t>and</w:t>
      </w:r>
      <w:r w:rsidRPr="42AAB30D" w:rsidR="79E914A0">
        <w:rPr>
          <w:rFonts w:eastAsia="Times New Roman"/>
        </w:rPr>
        <w:t xml:space="preserve"> </w:t>
      </w:r>
      <w:r w:rsidRPr="42AAB30D" w:rsidR="79E914A0">
        <w:rPr>
          <w:rFonts w:eastAsia="Times New Roman"/>
        </w:rPr>
        <w:t>cognition-based</w:t>
      </w:r>
      <w:r w:rsidRPr="42AAB30D" w:rsidR="79E914A0">
        <w:rPr>
          <w:rFonts w:eastAsia="Times New Roman"/>
        </w:rPr>
        <w:t xml:space="preserve"> </w:t>
      </w:r>
      <w:r w:rsidRPr="42AAB30D" w:rsidR="79E914A0">
        <w:rPr>
          <w:rFonts w:eastAsia="Times New Roman"/>
        </w:rPr>
        <w:t>models</w:t>
      </w:r>
      <w:r w:rsidRPr="42AAB30D" w:rsidR="79E914A0">
        <w:rPr>
          <w:rFonts w:eastAsia="Times New Roman"/>
        </w:rPr>
        <w:t xml:space="preserve">. </w:t>
      </w:r>
      <w:r w:rsidRPr="42AAB30D" w:rsidR="79E914A0">
        <w:rPr>
          <w:rFonts w:eastAsia="Times New Roman"/>
          <w:i w:val="1"/>
          <w:iCs w:val="1"/>
        </w:rPr>
        <w:t>British</w:t>
      </w:r>
      <w:r w:rsidRPr="42AAB30D" w:rsidR="79E914A0">
        <w:rPr>
          <w:rFonts w:eastAsia="Times New Roman"/>
          <w:i w:val="1"/>
          <w:iCs w:val="1"/>
        </w:rPr>
        <w:t xml:space="preserve"> </w:t>
      </w:r>
      <w:r w:rsidRPr="42AAB30D" w:rsidR="79E914A0">
        <w:rPr>
          <w:rFonts w:eastAsia="Times New Roman"/>
          <w:i w:val="1"/>
          <w:iCs w:val="1"/>
        </w:rPr>
        <w:t>Journal</w:t>
      </w:r>
      <w:r w:rsidRPr="42AAB30D" w:rsidR="79E914A0">
        <w:rPr>
          <w:rFonts w:eastAsia="Times New Roman"/>
          <w:i w:val="1"/>
          <w:iCs w:val="1"/>
        </w:rPr>
        <w:t xml:space="preserve"> </w:t>
      </w:r>
      <w:r w:rsidRPr="42AAB30D" w:rsidR="79E914A0">
        <w:rPr>
          <w:rFonts w:eastAsia="Times New Roman"/>
          <w:i w:val="1"/>
          <w:iCs w:val="1"/>
        </w:rPr>
        <w:t>of</w:t>
      </w:r>
      <w:r w:rsidRPr="42AAB30D" w:rsidR="79E914A0">
        <w:rPr>
          <w:rFonts w:eastAsia="Times New Roman"/>
          <w:i w:val="1"/>
          <w:iCs w:val="1"/>
        </w:rPr>
        <w:t xml:space="preserve"> </w:t>
      </w:r>
      <w:r w:rsidRPr="42AAB30D" w:rsidR="79E914A0">
        <w:rPr>
          <w:rFonts w:eastAsia="Times New Roman"/>
          <w:i w:val="1"/>
          <w:iCs w:val="1"/>
        </w:rPr>
        <w:t>Educational</w:t>
      </w:r>
      <w:r w:rsidRPr="42AAB30D" w:rsidR="79E914A0">
        <w:rPr>
          <w:rFonts w:eastAsia="Times New Roman"/>
          <w:i w:val="1"/>
          <w:iCs w:val="1"/>
        </w:rPr>
        <w:t xml:space="preserve"> Technology</w:t>
      </w:r>
      <w:r w:rsidRPr="42AAB30D" w:rsidR="79E914A0">
        <w:rPr>
          <w:rFonts w:eastAsia="Times New Roman"/>
        </w:rPr>
        <w:t>. 46(2): 391–411. doi: 10.1111/bjet.12113</w:t>
      </w:r>
    </w:p>
    <w:p w:rsidR="0012694B" w:rsidP="42AAB30D" w:rsidRDefault="005E330D" w14:paraId="39039C9C" w14:textId="77777777">
      <w:pPr>
        <w:pStyle w:val="DaftarPustaka"/>
        <w:spacing w:line="240" w:lineRule="auto"/>
        <w:ind w:left="567" w:hanging="567"/>
      </w:pPr>
      <w:r w:rsidRPr="42AAB30D" w:rsidR="79E914A0">
        <w:rPr>
          <w:rFonts w:eastAsia="Times New Roman"/>
        </w:rPr>
        <w:t xml:space="preserve">Darmawan D. 2018. Pra-produksi aplikasi permainan edukatif simulasi perikanan budidaya kolam untuk platform </w:t>
      </w:r>
      <w:r w:rsidRPr="42AAB30D" w:rsidR="79E914A0">
        <w:rPr>
          <w:rFonts w:eastAsia="Times New Roman"/>
        </w:rPr>
        <w:t>mobile</w:t>
      </w:r>
      <w:r w:rsidRPr="42AAB30D" w:rsidR="79E914A0">
        <w:rPr>
          <w:rFonts w:eastAsia="Times New Roman"/>
        </w:rPr>
        <w:t xml:space="preserve"> [skripsi]. Bogor: Institut Pertanian Bogor.</w:t>
      </w:r>
    </w:p>
    <w:p w:rsidR="0012694B" w:rsidP="42AAB30D" w:rsidRDefault="005E330D" w14:paraId="5A9BE9BB" w14:textId="77777777">
      <w:pPr>
        <w:pStyle w:val="DaftarPustaka"/>
        <w:spacing w:line="240" w:lineRule="auto"/>
        <w:ind w:left="567" w:hanging="567"/>
      </w:pPr>
      <w:r w:rsidRPr="42AAB30D" w:rsidR="79E914A0">
        <w:rPr>
          <w:rFonts w:eastAsia="Times New Roman"/>
        </w:rPr>
        <w:t>Djafarova</w:t>
      </w:r>
      <w:r w:rsidRPr="42AAB30D" w:rsidR="79E914A0">
        <w:rPr>
          <w:rFonts w:eastAsia="Times New Roman"/>
        </w:rPr>
        <w:t xml:space="preserve"> N, </w:t>
      </w:r>
      <w:r w:rsidRPr="42AAB30D" w:rsidR="79E914A0">
        <w:rPr>
          <w:rFonts w:eastAsia="Times New Roman"/>
        </w:rPr>
        <w:t>Zefi</w:t>
      </w:r>
      <w:r w:rsidRPr="42AAB30D" w:rsidR="79E914A0">
        <w:rPr>
          <w:rFonts w:eastAsia="Times New Roman"/>
        </w:rPr>
        <w:t xml:space="preserve"> L, </w:t>
      </w:r>
      <w:r w:rsidRPr="42AAB30D" w:rsidR="79E914A0">
        <w:rPr>
          <w:rFonts w:eastAsia="Times New Roman"/>
        </w:rPr>
        <w:t>Centennial</w:t>
      </w:r>
      <w:r w:rsidRPr="42AAB30D" w:rsidR="79E914A0">
        <w:rPr>
          <w:rFonts w:eastAsia="Times New Roman"/>
        </w:rPr>
        <w:t xml:space="preserve"> </w:t>
      </w:r>
      <w:r w:rsidRPr="42AAB30D" w:rsidR="79E914A0">
        <w:rPr>
          <w:rFonts w:eastAsia="Times New Roman"/>
        </w:rPr>
        <w:t>College</w:t>
      </w:r>
      <w:r w:rsidRPr="42AAB30D" w:rsidR="79E914A0">
        <w:rPr>
          <w:rFonts w:eastAsia="Times New Roman"/>
        </w:rPr>
        <w:t xml:space="preserve">, </w:t>
      </w:r>
      <w:r w:rsidRPr="42AAB30D" w:rsidR="79E914A0">
        <w:rPr>
          <w:rFonts w:eastAsia="Times New Roman"/>
        </w:rPr>
        <w:t>Turetken</w:t>
      </w:r>
      <w:r w:rsidRPr="42AAB30D" w:rsidR="79E914A0">
        <w:rPr>
          <w:rFonts w:eastAsia="Times New Roman"/>
        </w:rPr>
        <w:t xml:space="preserve"> O. 2023. The </w:t>
      </w:r>
      <w:r w:rsidRPr="42AAB30D" w:rsidR="79E914A0">
        <w:rPr>
          <w:rFonts w:eastAsia="Times New Roman"/>
        </w:rPr>
        <w:t>art</w:t>
      </w:r>
      <w:r w:rsidRPr="42AAB30D" w:rsidR="79E914A0">
        <w:rPr>
          <w:rFonts w:eastAsia="Times New Roman"/>
        </w:rPr>
        <w:t xml:space="preserve"> </w:t>
      </w:r>
      <w:r w:rsidRPr="42AAB30D" w:rsidR="79E914A0">
        <w:rPr>
          <w:rFonts w:eastAsia="Times New Roman"/>
        </w:rPr>
        <w:t>of</w:t>
      </w:r>
      <w:r w:rsidRPr="42AAB30D" w:rsidR="79E914A0">
        <w:rPr>
          <w:rFonts w:eastAsia="Times New Roman"/>
        </w:rPr>
        <w:t xml:space="preserve"> </w:t>
      </w:r>
      <w:r w:rsidRPr="42AAB30D" w:rsidR="79E914A0">
        <w:rPr>
          <w:rFonts w:eastAsia="Times New Roman"/>
        </w:rPr>
        <w:t>serious</w:t>
      </w:r>
      <w:r w:rsidRPr="42AAB30D" w:rsidR="79E914A0">
        <w:rPr>
          <w:rFonts w:eastAsia="Times New Roman"/>
        </w:rPr>
        <w:t xml:space="preserve"> </w:t>
      </w:r>
      <w:r w:rsidRPr="42AAB30D" w:rsidR="79E914A0">
        <w:rPr>
          <w:rFonts w:eastAsia="Times New Roman"/>
        </w:rPr>
        <w:t>game</w:t>
      </w:r>
      <w:r w:rsidRPr="42AAB30D" w:rsidR="79E914A0">
        <w:rPr>
          <w:rFonts w:eastAsia="Times New Roman"/>
        </w:rPr>
        <w:t xml:space="preserve"> </w:t>
      </w:r>
      <w:r w:rsidRPr="42AAB30D" w:rsidR="79E914A0">
        <w:rPr>
          <w:rFonts w:eastAsia="Times New Roman"/>
        </w:rPr>
        <w:t>design</w:t>
      </w:r>
      <w:r w:rsidRPr="42AAB30D" w:rsidR="79E914A0">
        <w:rPr>
          <w:rFonts w:eastAsia="Times New Roman"/>
        </w:rPr>
        <w:t xml:space="preserve">: A </w:t>
      </w:r>
      <w:r w:rsidRPr="42AAB30D" w:rsidR="79E914A0">
        <w:rPr>
          <w:rFonts w:eastAsia="Times New Roman"/>
        </w:rPr>
        <w:t>framework</w:t>
      </w:r>
      <w:r w:rsidRPr="42AAB30D" w:rsidR="79E914A0">
        <w:rPr>
          <w:rFonts w:eastAsia="Times New Roman"/>
        </w:rPr>
        <w:t xml:space="preserve"> </w:t>
      </w:r>
      <w:r w:rsidRPr="42AAB30D" w:rsidR="79E914A0">
        <w:rPr>
          <w:rFonts w:eastAsia="Times New Roman"/>
        </w:rPr>
        <w:t>and</w:t>
      </w:r>
      <w:r w:rsidRPr="42AAB30D" w:rsidR="79E914A0">
        <w:rPr>
          <w:rFonts w:eastAsia="Times New Roman"/>
        </w:rPr>
        <w:t xml:space="preserve"> </w:t>
      </w:r>
      <w:r w:rsidRPr="42AAB30D" w:rsidR="79E914A0">
        <w:rPr>
          <w:rFonts w:eastAsia="Times New Roman"/>
        </w:rPr>
        <w:t>methodology</w:t>
      </w:r>
      <w:r w:rsidRPr="42AAB30D" w:rsidR="79E914A0">
        <w:rPr>
          <w:rFonts w:eastAsia="Times New Roman"/>
        </w:rPr>
        <w:t xml:space="preserve">. </w:t>
      </w:r>
      <w:r w:rsidRPr="42AAB30D" w:rsidR="79E914A0">
        <w:rPr>
          <w:rFonts w:eastAsia="Times New Roman"/>
          <w:i w:val="1"/>
          <w:iCs w:val="1"/>
        </w:rPr>
        <w:t>THCI</w:t>
      </w:r>
      <w:r w:rsidRPr="42AAB30D" w:rsidR="79E914A0">
        <w:rPr>
          <w:rFonts w:eastAsia="Times New Roman"/>
        </w:rPr>
        <w:t>. 15(3):322–349.doi:10.17705/1thci.00193</w:t>
      </w:r>
    </w:p>
    <w:p w:rsidR="0012694B" w:rsidP="42AAB30D" w:rsidRDefault="005E330D" w14:paraId="2A629BB4" w14:textId="77777777">
      <w:pPr>
        <w:pStyle w:val="DaftarPustaka"/>
        <w:spacing w:line="240" w:lineRule="auto"/>
        <w:ind w:left="567" w:hanging="567"/>
      </w:pPr>
      <w:r w:rsidRPr="42AAB30D" w:rsidR="79E914A0">
        <w:rPr>
          <w:rFonts w:eastAsia="Times New Roman"/>
        </w:rPr>
        <w:t>Gentry</w:t>
      </w:r>
      <w:r w:rsidRPr="42AAB30D" w:rsidR="79E914A0">
        <w:rPr>
          <w:rFonts w:eastAsia="Times New Roman"/>
        </w:rPr>
        <w:t xml:space="preserve"> SV, </w:t>
      </w:r>
      <w:r w:rsidRPr="42AAB30D" w:rsidR="79E914A0">
        <w:rPr>
          <w:rFonts w:eastAsia="Times New Roman"/>
        </w:rPr>
        <w:t>Gauthier</w:t>
      </w:r>
      <w:r w:rsidRPr="42AAB30D" w:rsidR="79E914A0">
        <w:rPr>
          <w:rFonts w:eastAsia="Times New Roman"/>
        </w:rPr>
        <w:t xml:space="preserve"> A, </w:t>
      </w:r>
      <w:r w:rsidRPr="42AAB30D" w:rsidR="79E914A0">
        <w:rPr>
          <w:rFonts w:eastAsia="Times New Roman"/>
        </w:rPr>
        <w:t>Ehrstorm</w:t>
      </w:r>
      <w:r w:rsidRPr="42AAB30D" w:rsidR="79E914A0">
        <w:rPr>
          <w:rFonts w:eastAsia="Times New Roman"/>
        </w:rPr>
        <w:t xml:space="preserve"> BLE, </w:t>
      </w:r>
      <w:r w:rsidRPr="42AAB30D" w:rsidR="79E914A0">
        <w:rPr>
          <w:rFonts w:eastAsia="Times New Roman"/>
        </w:rPr>
        <w:t>Wortley</w:t>
      </w:r>
      <w:r w:rsidRPr="42AAB30D" w:rsidR="79E914A0">
        <w:rPr>
          <w:rFonts w:eastAsia="Times New Roman"/>
        </w:rPr>
        <w:t xml:space="preserve"> D, </w:t>
      </w:r>
      <w:r w:rsidRPr="42AAB30D" w:rsidR="79E914A0">
        <w:rPr>
          <w:rFonts w:eastAsia="Times New Roman"/>
        </w:rPr>
        <w:t>Lilienthal</w:t>
      </w:r>
      <w:r w:rsidRPr="42AAB30D" w:rsidR="79E914A0">
        <w:rPr>
          <w:rFonts w:eastAsia="Times New Roman"/>
        </w:rPr>
        <w:t xml:space="preserve"> A, </w:t>
      </w:r>
      <w:r w:rsidRPr="42AAB30D" w:rsidR="79E914A0">
        <w:rPr>
          <w:rFonts w:eastAsia="Times New Roman"/>
        </w:rPr>
        <w:t>Car</w:t>
      </w:r>
      <w:r w:rsidRPr="42AAB30D" w:rsidR="79E914A0">
        <w:rPr>
          <w:rFonts w:eastAsia="Times New Roman"/>
        </w:rPr>
        <w:t xml:space="preserve"> LT, </w:t>
      </w:r>
      <w:r w:rsidRPr="42AAB30D" w:rsidR="79E914A0">
        <w:rPr>
          <w:rFonts w:eastAsia="Times New Roman"/>
        </w:rPr>
        <w:t>Dauwels-Okutsu</w:t>
      </w:r>
      <w:r w:rsidRPr="42AAB30D" w:rsidR="79E914A0">
        <w:rPr>
          <w:rFonts w:eastAsia="Times New Roman"/>
        </w:rPr>
        <w:t xml:space="preserve"> S, </w:t>
      </w:r>
      <w:r w:rsidRPr="42AAB30D" w:rsidR="79E914A0">
        <w:rPr>
          <w:rFonts w:eastAsia="Times New Roman"/>
        </w:rPr>
        <w:t>Nikolau</w:t>
      </w:r>
      <w:r w:rsidRPr="42AAB30D" w:rsidR="79E914A0">
        <w:rPr>
          <w:rFonts w:eastAsia="Times New Roman"/>
        </w:rPr>
        <w:t xml:space="preserve"> CK, </w:t>
      </w:r>
      <w:r w:rsidRPr="42AAB30D" w:rsidR="79E914A0">
        <w:rPr>
          <w:rFonts w:eastAsia="Times New Roman"/>
        </w:rPr>
        <w:t>Zary</w:t>
      </w:r>
      <w:r w:rsidRPr="42AAB30D" w:rsidR="79E914A0">
        <w:rPr>
          <w:rFonts w:eastAsia="Times New Roman"/>
        </w:rPr>
        <w:t xml:space="preserve"> N, </w:t>
      </w:r>
      <w:r w:rsidRPr="42AAB30D" w:rsidR="79E914A0">
        <w:rPr>
          <w:rFonts w:eastAsia="Times New Roman"/>
        </w:rPr>
        <w:t>Campbell</w:t>
      </w:r>
      <w:r w:rsidRPr="42AAB30D" w:rsidR="79E914A0">
        <w:rPr>
          <w:rFonts w:eastAsia="Times New Roman"/>
        </w:rPr>
        <w:t xml:space="preserve"> J, </w:t>
      </w:r>
      <w:r w:rsidRPr="42AAB30D" w:rsidR="79E914A0">
        <w:rPr>
          <w:rFonts w:eastAsia="Times New Roman"/>
        </w:rPr>
        <w:t>Car</w:t>
      </w:r>
      <w:r w:rsidRPr="42AAB30D" w:rsidR="79E914A0">
        <w:rPr>
          <w:rFonts w:eastAsia="Times New Roman"/>
        </w:rPr>
        <w:t xml:space="preserve"> J. 2019. </w:t>
      </w:r>
      <w:r w:rsidRPr="42AAB30D" w:rsidR="79E914A0">
        <w:rPr>
          <w:rFonts w:eastAsia="Times New Roman"/>
        </w:rPr>
        <w:t>Serious</w:t>
      </w:r>
      <w:r w:rsidRPr="42AAB30D" w:rsidR="79E914A0">
        <w:rPr>
          <w:rFonts w:eastAsia="Times New Roman"/>
        </w:rPr>
        <w:t xml:space="preserve"> </w:t>
      </w:r>
      <w:r w:rsidRPr="42AAB30D" w:rsidR="79E914A0">
        <w:rPr>
          <w:rFonts w:eastAsia="Times New Roman"/>
        </w:rPr>
        <w:t>gaming</w:t>
      </w:r>
      <w:r w:rsidRPr="42AAB30D" w:rsidR="79E914A0">
        <w:rPr>
          <w:rFonts w:eastAsia="Times New Roman"/>
        </w:rPr>
        <w:t xml:space="preserve"> </w:t>
      </w:r>
      <w:r w:rsidRPr="42AAB30D" w:rsidR="79E914A0">
        <w:rPr>
          <w:rFonts w:eastAsia="Times New Roman"/>
        </w:rPr>
        <w:t>and</w:t>
      </w:r>
      <w:r w:rsidRPr="42AAB30D" w:rsidR="79E914A0">
        <w:rPr>
          <w:rFonts w:eastAsia="Times New Roman"/>
        </w:rPr>
        <w:t xml:space="preserve"> </w:t>
      </w:r>
      <w:r w:rsidRPr="42AAB30D" w:rsidR="79E914A0">
        <w:rPr>
          <w:rFonts w:eastAsia="Times New Roman"/>
        </w:rPr>
        <w:t>gamification</w:t>
      </w:r>
      <w:r w:rsidRPr="42AAB30D" w:rsidR="79E914A0">
        <w:rPr>
          <w:rFonts w:eastAsia="Times New Roman"/>
        </w:rPr>
        <w:t xml:space="preserve"> </w:t>
      </w:r>
      <w:r w:rsidRPr="42AAB30D" w:rsidR="79E914A0">
        <w:rPr>
          <w:rFonts w:eastAsia="Times New Roman"/>
        </w:rPr>
        <w:t>education</w:t>
      </w:r>
      <w:r w:rsidRPr="42AAB30D" w:rsidR="79E914A0">
        <w:rPr>
          <w:rFonts w:eastAsia="Times New Roman"/>
        </w:rPr>
        <w:t xml:space="preserve"> in </w:t>
      </w:r>
      <w:r w:rsidRPr="42AAB30D" w:rsidR="79E914A0">
        <w:rPr>
          <w:rFonts w:eastAsia="Times New Roman"/>
        </w:rPr>
        <w:t>health</w:t>
      </w:r>
      <w:r w:rsidRPr="42AAB30D" w:rsidR="79E914A0">
        <w:rPr>
          <w:rFonts w:eastAsia="Times New Roman"/>
        </w:rPr>
        <w:t xml:space="preserve"> </w:t>
      </w:r>
      <w:r w:rsidRPr="42AAB30D" w:rsidR="79E914A0">
        <w:rPr>
          <w:rFonts w:eastAsia="Times New Roman"/>
        </w:rPr>
        <w:t>professions</w:t>
      </w:r>
      <w:r w:rsidRPr="42AAB30D" w:rsidR="79E914A0">
        <w:rPr>
          <w:rFonts w:eastAsia="Times New Roman"/>
        </w:rPr>
        <w:t xml:space="preserve">: </w:t>
      </w:r>
      <w:r w:rsidRPr="42AAB30D" w:rsidR="79E914A0">
        <w:rPr>
          <w:rFonts w:eastAsia="Times New Roman"/>
        </w:rPr>
        <w:t>systematic</w:t>
      </w:r>
      <w:r w:rsidRPr="42AAB30D" w:rsidR="79E914A0">
        <w:rPr>
          <w:rFonts w:eastAsia="Times New Roman"/>
        </w:rPr>
        <w:t xml:space="preserve"> </w:t>
      </w:r>
      <w:r w:rsidRPr="42AAB30D" w:rsidR="79E914A0">
        <w:rPr>
          <w:rFonts w:eastAsia="Times New Roman"/>
        </w:rPr>
        <w:t>review</w:t>
      </w:r>
      <w:r w:rsidRPr="42AAB30D" w:rsidR="79E914A0">
        <w:rPr>
          <w:rFonts w:eastAsia="Times New Roman"/>
        </w:rPr>
        <w:t xml:space="preserve">. </w:t>
      </w:r>
      <w:r w:rsidRPr="42AAB30D" w:rsidR="79E914A0">
        <w:rPr>
          <w:rFonts w:eastAsia="Times New Roman"/>
          <w:i w:val="1"/>
          <w:iCs w:val="1"/>
        </w:rPr>
        <w:t xml:space="preserve">J </w:t>
      </w:r>
      <w:r w:rsidRPr="42AAB30D" w:rsidR="79E914A0">
        <w:rPr>
          <w:rFonts w:eastAsia="Times New Roman"/>
          <w:i w:val="1"/>
          <w:iCs w:val="1"/>
        </w:rPr>
        <w:t>Med</w:t>
      </w:r>
      <w:r w:rsidRPr="42AAB30D" w:rsidR="79E914A0">
        <w:rPr>
          <w:rFonts w:eastAsia="Times New Roman"/>
        </w:rPr>
        <w:t>. 21(3): 703-722. doi: 10.2196/12994</w:t>
      </w:r>
    </w:p>
    <w:p w:rsidR="0012694B" w:rsidP="42AAB30D" w:rsidRDefault="005E330D" w14:paraId="23FC0A08" w14:textId="77777777">
      <w:pPr>
        <w:pStyle w:val="DaftarPustaka"/>
        <w:spacing w:line="240" w:lineRule="auto"/>
        <w:ind w:left="567" w:hanging="567"/>
      </w:pPr>
      <w:r w:rsidRPr="42AAB30D" w:rsidR="79E914A0">
        <w:rPr>
          <w:rFonts w:eastAsia="Times New Roman"/>
        </w:rPr>
        <w:t xml:space="preserve">Hayati F, Anugrah S, </w:t>
      </w:r>
      <w:r w:rsidRPr="42AAB30D" w:rsidR="79E914A0">
        <w:rPr>
          <w:rFonts w:eastAsia="Times New Roman"/>
        </w:rPr>
        <w:t>Eldarni</w:t>
      </w:r>
      <w:r w:rsidRPr="42AAB30D" w:rsidR="79E914A0">
        <w:rPr>
          <w:rFonts w:eastAsia="Times New Roman"/>
        </w:rPr>
        <w:t xml:space="preserve"> E, Yusri MAK. 2024. Pengembangan </w:t>
      </w:r>
      <w:r w:rsidRPr="42AAB30D" w:rsidR="79E914A0">
        <w:rPr>
          <w:rFonts w:eastAsia="Times New Roman"/>
        </w:rPr>
        <w:t>game</w:t>
      </w:r>
      <w:r w:rsidRPr="42AAB30D" w:rsidR="79E914A0">
        <w:rPr>
          <w:rFonts w:eastAsia="Times New Roman"/>
        </w:rPr>
        <w:t xml:space="preserve"> edukasi menggunakan </w:t>
      </w:r>
      <w:r w:rsidRPr="42AAB30D" w:rsidR="79E914A0">
        <w:rPr>
          <w:rFonts w:eastAsia="Times New Roman"/>
        </w:rPr>
        <w:t>gamification</w:t>
      </w:r>
      <w:r w:rsidRPr="42AAB30D" w:rsidR="79E914A0">
        <w:rPr>
          <w:rFonts w:eastAsia="Times New Roman"/>
        </w:rPr>
        <w:t xml:space="preserve"> untuk meningkatkan hasil belajar siswa pada mata pelajaran informatika kelas X SMA sederajat. </w:t>
      </w:r>
      <w:r w:rsidRPr="42AAB30D" w:rsidR="79E914A0">
        <w:rPr>
          <w:rFonts w:eastAsia="Times New Roman"/>
          <w:i w:val="1"/>
          <w:iCs w:val="1"/>
        </w:rPr>
        <w:t>IMEIJ</w:t>
      </w:r>
      <w:r w:rsidRPr="42AAB30D" w:rsidR="79E914A0">
        <w:rPr>
          <w:rFonts w:eastAsia="Times New Roman"/>
        </w:rPr>
        <w:t>. 5(4):5099–5110.doi:10.54373/imeij.v5i4.1736</w:t>
      </w:r>
    </w:p>
    <w:p w:rsidR="0012694B" w:rsidP="42AAB30D" w:rsidRDefault="005E330D" w14:paraId="17198CE1" w14:textId="77777777">
      <w:pPr>
        <w:pStyle w:val="DaftarPustaka"/>
        <w:spacing w:line="240" w:lineRule="auto"/>
        <w:ind w:left="567" w:hanging="567"/>
      </w:pPr>
      <w:r w:rsidRPr="42AAB30D" w:rsidR="79E914A0">
        <w:rPr>
          <w:rFonts w:eastAsia="Times New Roman"/>
        </w:rPr>
        <w:t>Hisamuddin</w:t>
      </w:r>
      <w:r w:rsidRPr="42AAB30D" w:rsidR="79E914A0">
        <w:rPr>
          <w:rFonts w:eastAsia="Times New Roman"/>
        </w:rPr>
        <w:t xml:space="preserve"> MZ, Siregar MU. 2024. Evaluasi penggunaan </w:t>
      </w:r>
      <w:r w:rsidRPr="42AAB30D" w:rsidR="79E914A0">
        <w:rPr>
          <w:rFonts w:eastAsia="Times New Roman"/>
        </w:rPr>
        <w:t>flowgorithm</w:t>
      </w:r>
      <w:r w:rsidRPr="42AAB30D" w:rsidR="79E914A0">
        <w:rPr>
          <w:rFonts w:eastAsia="Times New Roman"/>
        </w:rPr>
        <w:t xml:space="preserve"> dalam pembelajaran algoritma pemrograman menggunakan </w:t>
      </w:r>
      <w:r w:rsidRPr="42AAB30D" w:rsidR="79E914A0">
        <w:rPr>
          <w:rFonts w:eastAsia="Times New Roman"/>
        </w:rPr>
        <w:t>technology</w:t>
      </w:r>
      <w:r w:rsidRPr="42AAB30D" w:rsidR="79E914A0">
        <w:rPr>
          <w:rFonts w:eastAsia="Times New Roman"/>
        </w:rPr>
        <w:t xml:space="preserve"> </w:t>
      </w:r>
      <w:r w:rsidRPr="42AAB30D" w:rsidR="79E914A0">
        <w:rPr>
          <w:rFonts w:eastAsia="Times New Roman"/>
        </w:rPr>
        <w:t>acceptance</w:t>
      </w:r>
      <w:r w:rsidRPr="42AAB30D" w:rsidR="79E914A0">
        <w:rPr>
          <w:rFonts w:eastAsia="Times New Roman"/>
        </w:rPr>
        <w:t xml:space="preserve"> model (tam). </w:t>
      </w:r>
      <w:r w:rsidRPr="42AAB30D" w:rsidR="79E914A0">
        <w:rPr>
          <w:rFonts w:eastAsia="Times New Roman"/>
          <w:i w:val="1"/>
          <w:iCs w:val="1"/>
        </w:rPr>
        <w:t>Edumatic</w:t>
      </w:r>
      <w:r w:rsidRPr="42AAB30D" w:rsidR="79E914A0">
        <w:rPr>
          <w:rFonts w:eastAsia="Times New Roman"/>
        </w:rPr>
        <w:t xml:space="preserve">. 8(1):84–92.doi:10.29408/edumatic.v8i1.25413  </w:t>
      </w:r>
    </w:p>
    <w:p w:rsidR="0012694B" w:rsidP="42AAB30D" w:rsidRDefault="005E330D" w14:paraId="562FCD42" w14:textId="77777777">
      <w:pPr>
        <w:pStyle w:val="DaftarPustaka"/>
        <w:spacing w:line="240" w:lineRule="auto"/>
        <w:ind w:left="567" w:hanging="567"/>
      </w:pPr>
      <w:r w:rsidRPr="42AAB30D" w:rsidR="79E914A0">
        <w:rPr>
          <w:rFonts w:eastAsia="Times New Roman"/>
        </w:rPr>
        <w:t>Montes</w:t>
      </w:r>
      <w:r w:rsidRPr="42AAB30D" w:rsidR="79E914A0">
        <w:rPr>
          <w:rFonts w:eastAsia="Times New Roman"/>
        </w:rPr>
        <w:t xml:space="preserve"> H, </w:t>
      </w:r>
      <w:r w:rsidRPr="42AAB30D" w:rsidR="79E914A0">
        <w:rPr>
          <w:rFonts w:eastAsia="Times New Roman"/>
        </w:rPr>
        <w:t>Hijon</w:t>
      </w:r>
      <w:r w:rsidRPr="42AAB30D" w:rsidR="79E914A0">
        <w:rPr>
          <w:rFonts w:eastAsia="Times New Roman"/>
        </w:rPr>
        <w:t xml:space="preserve">-Neira R, Perez-Marin D, </w:t>
      </w:r>
      <w:r w:rsidRPr="42AAB30D" w:rsidR="79E914A0">
        <w:rPr>
          <w:rFonts w:eastAsia="Times New Roman"/>
        </w:rPr>
        <w:t>Montes</w:t>
      </w:r>
      <w:r w:rsidRPr="42AAB30D" w:rsidR="79E914A0">
        <w:rPr>
          <w:rFonts w:eastAsia="Times New Roman"/>
        </w:rPr>
        <w:t xml:space="preserve"> S. 2021. </w:t>
      </w:r>
      <w:r w:rsidRPr="42AAB30D" w:rsidR="79E914A0">
        <w:rPr>
          <w:rFonts w:eastAsia="Times New Roman"/>
        </w:rPr>
        <w:t>Using</w:t>
      </w:r>
      <w:r w:rsidRPr="42AAB30D" w:rsidR="79E914A0">
        <w:rPr>
          <w:rFonts w:eastAsia="Times New Roman"/>
        </w:rPr>
        <w:t xml:space="preserve"> </w:t>
      </w:r>
      <w:r w:rsidRPr="42AAB30D" w:rsidR="79E914A0">
        <w:rPr>
          <w:rFonts w:eastAsia="Times New Roman"/>
        </w:rPr>
        <w:t>an</w:t>
      </w:r>
      <w:r w:rsidRPr="42AAB30D" w:rsidR="79E914A0">
        <w:rPr>
          <w:rFonts w:eastAsia="Times New Roman"/>
        </w:rPr>
        <w:t xml:space="preserve"> </w:t>
      </w:r>
      <w:r w:rsidRPr="42AAB30D" w:rsidR="79E914A0">
        <w:rPr>
          <w:rFonts w:eastAsia="Times New Roman"/>
        </w:rPr>
        <w:t>online</w:t>
      </w:r>
      <w:r w:rsidRPr="42AAB30D" w:rsidR="79E914A0">
        <w:rPr>
          <w:rFonts w:eastAsia="Times New Roman"/>
        </w:rPr>
        <w:t xml:space="preserve"> </w:t>
      </w:r>
      <w:r w:rsidRPr="42AAB30D" w:rsidR="79E914A0">
        <w:rPr>
          <w:rFonts w:eastAsia="Times New Roman"/>
        </w:rPr>
        <w:t>serious</w:t>
      </w:r>
      <w:r w:rsidRPr="42AAB30D" w:rsidR="79E914A0">
        <w:rPr>
          <w:rFonts w:eastAsia="Times New Roman"/>
        </w:rPr>
        <w:t xml:space="preserve"> </w:t>
      </w:r>
      <w:r w:rsidRPr="42AAB30D" w:rsidR="79E914A0">
        <w:rPr>
          <w:rFonts w:eastAsia="Times New Roman"/>
        </w:rPr>
        <w:t>game</w:t>
      </w:r>
      <w:r w:rsidRPr="42AAB30D" w:rsidR="79E914A0">
        <w:rPr>
          <w:rFonts w:eastAsia="Times New Roman"/>
        </w:rPr>
        <w:t xml:space="preserve"> </w:t>
      </w:r>
      <w:r w:rsidRPr="42AAB30D" w:rsidR="79E914A0">
        <w:rPr>
          <w:rFonts w:eastAsia="Times New Roman"/>
        </w:rPr>
        <w:t>to</w:t>
      </w:r>
      <w:r w:rsidRPr="42AAB30D" w:rsidR="79E914A0">
        <w:rPr>
          <w:rFonts w:eastAsia="Times New Roman"/>
        </w:rPr>
        <w:t xml:space="preserve"> </w:t>
      </w:r>
      <w:r w:rsidRPr="42AAB30D" w:rsidR="79E914A0">
        <w:rPr>
          <w:rFonts w:eastAsia="Times New Roman"/>
        </w:rPr>
        <w:t>teach</w:t>
      </w:r>
      <w:r w:rsidRPr="42AAB30D" w:rsidR="79E914A0">
        <w:rPr>
          <w:rFonts w:eastAsia="Times New Roman"/>
        </w:rPr>
        <w:t xml:space="preserve"> </w:t>
      </w:r>
      <w:r w:rsidRPr="42AAB30D" w:rsidR="79E914A0">
        <w:rPr>
          <w:rFonts w:eastAsia="Times New Roman"/>
        </w:rPr>
        <w:t>basic</w:t>
      </w:r>
      <w:r w:rsidRPr="42AAB30D" w:rsidR="79E914A0">
        <w:rPr>
          <w:rFonts w:eastAsia="Times New Roman"/>
        </w:rPr>
        <w:t xml:space="preserve"> </w:t>
      </w:r>
      <w:r w:rsidRPr="42AAB30D" w:rsidR="79E914A0">
        <w:rPr>
          <w:rFonts w:eastAsia="Times New Roman"/>
        </w:rPr>
        <w:t>programming</w:t>
      </w:r>
      <w:r w:rsidRPr="42AAB30D" w:rsidR="79E914A0">
        <w:rPr>
          <w:rFonts w:eastAsia="Times New Roman"/>
        </w:rPr>
        <w:t xml:space="preserve"> </w:t>
      </w:r>
      <w:r w:rsidRPr="42AAB30D" w:rsidR="79E914A0">
        <w:rPr>
          <w:rFonts w:eastAsia="Times New Roman"/>
        </w:rPr>
        <w:t>concepts</w:t>
      </w:r>
      <w:r w:rsidRPr="42AAB30D" w:rsidR="79E914A0">
        <w:rPr>
          <w:rFonts w:eastAsia="Times New Roman"/>
        </w:rPr>
        <w:t xml:space="preserve"> </w:t>
      </w:r>
      <w:r w:rsidRPr="42AAB30D" w:rsidR="79E914A0">
        <w:rPr>
          <w:rFonts w:eastAsia="Times New Roman"/>
        </w:rPr>
        <w:t>and</w:t>
      </w:r>
      <w:r w:rsidRPr="42AAB30D" w:rsidR="79E914A0">
        <w:rPr>
          <w:rFonts w:eastAsia="Times New Roman"/>
        </w:rPr>
        <w:t xml:space="preserve"> </w:t>
      </w:r>
      <w:r w:rsidRPr="42AAB30D" w:rsidR="79E914A0">
        <w:rPr>
          <w:rFonts w:eastAsia="Times New Roman"/>
        </w:rPr>
        <w:t>facilitate</w:t>
      </w:r>
      <w:r w:rsidRPr="42AAB30D" w:rsidR="79E914A0">
        <w:rPr>
          <w:rFonts w:eastAsia="Times New Roman"/>
        </w:rPr>
        <w:t xml:space="preserve"> </w:t>
      </w:r>
      <w:r w:rsidRPr="42AAB30D" w:rsidR="79E914A0">
        <w:rPr>
          <w:rFonts w:eastAsia="Times New Roman"/>
        </w:rPr>
        <w:t>gameful</w:t>
      </w:r>
      <w:r w:rsidRPr="42AAB30D" w:rsidR="79E914A0">
        <w:rPr>
          <w:rFonts w:eastAsia="Times New Roman"/>
        </w:rPr>
        <w:t xml:space="preserve"> </w:t>
      </w:r>
      <w:r w:rsidRPr="42AAB30D" w:rsidR="79E914A0">
        <w:rPr>
          <w:rFonts w:eastAsia="Times New Roman"/>
        </w:rPr>
        <w:t>experiences</w:t>
      </w:r>
      <w:r w:rsidRPr="42AAB30D" w:rsidR="79E914A0">
        <w:rPr>
          <w:rFonts w:eastAsia="Times New Roman"/>
        </w:rPr>
        <w:t xml:space="preserve"> </w:t>
      </w:r>
      <w:r w:rsidRPr="42AAB30D" w:rsidR="79E914A0">
        <w:rPr>
          <w:rFonts w:eastAsia="Times New Roman"/>
        </w:rPr>
        <w:t>for</w:t>
      </w:r>
      <w:r w:rsidRPr="42AAB30D" w:rsidR="79E914A0">
        <w:rPr>
          <w:rFonts w:eastAsia="Times New Roman"/>
        </w:rPr>
        <w:t xml:space="preserve"> </w:t>
      </w:r>
      <w:r w:rsidRPr="42AAB30D" w:rsidR="79E914A0">
        <w:rPr>
          <w:rFonts w:eastAsia="Times New Roman"/>
        </w:rPr>
        <w:t>high</w:t>
      </w:r>
      <w:r w:rsidRPr="42AAB30D" w:rsidR="79E914A0">
        <w:rPr>
          <w:rFonts w:eastAsia="Times New Roman"/>
        </w:rPr>
        <w:t xml:space="preserve"> </w:t>
      </w:r>
      <w:r w:rsidRPr="42AAB30D" w:rsidR="79E914A0">
        <w:rPr>
          <w:rFonts w:eastAsia="Times New Roman"/>
        </w:rPr>
        <w:t>school</w:t>
      </w:r>
      <w:r w:rsidRPr="42AAB30D" w:rsidR="79E914A0">
        <w:rPr>
          <w:rFonts w:eastAsia="Times New Roman"/>
        </w:rPr>
        <w:t xml:space="preserve"> </w:t>
      </w:r>
      <w:r w:rsidRPr="42AAB30D" w:rsidR="79E914A0">
        <w:rPr>
          <w:rFonts w:eastAsia="Times New Roman"/>
        </w:rPr>
        <w:t>students</w:t>
      </w:r>
      <w:r w:rsidRPr="42AAB30D" w:rsidR="79E914A0">
        <w:rPr>
          <w:rFonts w:eastAsia="Times New Roman"/>
        </w:rPr>
        <w:t xml:space="preserve">. </w:t>
      </w:r>
      <w:r w:rsidRPr="42AAB30D" w:rsidR="79E914A0">
        <w:rPr>
          <w:rFonts w:eastAsia="Times New Roman"/>
          <w:i w:val="1"/>
          <w:iCs w:val="1"/>
        </w:rPr>
        <w:t>IEEE Access</w:t>
      </w:r>
      <w:r w:rsidRPr="42AAB30D" w:rsidR="79E914A0">
        <w:rPr>
          <w:rFonts w:eastAsia="Times New Roman"/>
        </w:rPr>
        <w:t>. 9:12567–12578.doi:10.1109/ACCESS.2021.3049690</w:t>
      </w:r>
    </w:p>
    <w:p w:rsidR="0012694B" w:rsidP="42AAB30D" w:rsidRDefault="005E330D" w14:paraId="3CFE8ED9" w14:textId="77777777">
      <w:pPr>
        <w:pStyle w:val="DaftarPustaka"/>
        <w:spacing w:line="240" w:lineRule="auto"/>
        <w:ind w:left="567" w:hanging="567"/>
      </w:pPr>
      <w:r w:rsidRPr="42AAB30D" w:rsidR="79E914A0">
        <w:rPr>
          <w:rFonts w:eastAsia="Times New Roman"/>
        </w:rPr>
        <w:t>Qomar</w:t>
      </w:r>
      <w:r w:rsidRPr="42AAB30D" w:rsidR="79E914A0">
        <w:rPr>
          <w:rFonts w:eastAsia="Times New Roman"/>
        </w:rPr>
        <w:t xml:space="preserve"> MM. 2022 Jul 27. Tantangan Kurikulum Merdeka Belajar. Kaltim </w:t>
      </w:r>
      <w:r w:rsidRPr="42AAB30D" w:rsidR="79E914A0">
        <w:rPr>
          <w:rFonts w:eastAsia="Times New Roman"/>
        </w:rPr>
        <w:t>Today</w:t>
      </w:r>
      <w:r w:rsidRPr="42AAB30D" w:rsidR="79E914A0">
        <w:rPr>
          <w:rFonts w:eastAsia="Times New Roman"/>
        </w:rPr>
        <w:t>. [diakses pada 2024 Mar 7]. https://kaltimtoday.co/tantangan-kurikulum-merdeka-belajar</w:t>
      </w:r>
    </w:p>
    <w:p w:rsidR="0012694B" w:rsidP="42AAB30D" w:rsidRDefault="005E330D" w14:paraId="0CBADE20" w14:textId="77777777">
      <w:pPr>
        <w:pStyle w:val="DaftarPustaka"/>
        <w:spacing w:line="240" w:lineRule="auto"/>
        <w:ind w:left="567" w:hanging="567"/>
      </w:pPr>
      <w:r w:rsidRPr="42AAB30D" w:rsidR="79E914A0">
        <w:rPr>
          <w:rFonts w:eastAsia="Times New Roman"/>
        </w:rPr>
        <w:t>Riopel</w:t>
      </w:r>
      <w:r w:rsidRPr="42AAB30D" w:rsidR="79E914A0">
        <w:rPr>
          <w:rFonts w:eastAsia="Times New Roman"/>
        </w:rPr>
        <w:t xml:space="preserve"> M, </w:t>
      </w:r>
      <w:r w:rsidRPr="42AAB30D" w:rsidR="79E914A0">
        <w:rPr>
          <w:rFonts w:eastAsia="Times New Roman"/>
        </w:rPr>
        <w:t>Nenciovici</w:t>
      </w:r>
      <w:r w:rsidRPr="42AAB30D" w:rsidR="79E914A0">
        <w:rPr>
          <w:rFonts w:eastAsia="Times New Roman"/>
        </w:rPr>
        <w:t xml:space="preserve"> L, </w:t>
      </w:r>
      <w:r w:rsidRPr="42AAB30D" w:rsidR="79E914A0">
        <w:rPr>
          <w:rFonts w:eastAsia="Times New Roman"/>
        </w:rPr>
        <w:t>Potvin</w:t>
      </w:r>
      <w:r w:rsidRPr="42AAB30D" w:rsidR="79E914A0">
        <w:rPr>
          <w:rFonts w:eastAsia="Times New Roman"/>
        </w:rPr>
        <w:t xml:space="preserve"> P, </w:t>
      </w:r>
      <w:r w:rsidRPr="42AAB30D" w:rsidR="79E914A0">
        <w:rPr>
          <w:rFonts w:eastAsia="Times New Roman"/>
        </w:rPr>
        <w:t>Chastenay</w:t>
      </w:r>
      <w:r w:rsidRPr="42AAB30D" w:rsidR="79E914A0">
        <w:rPr>
          <w:rFonts w:eastAsia="Times New Roman"/>
        </w:rPr>
        <w:t xml:space="preserve"> P, </w:t>
      </w:r>
      <w:r w:rsidRPr="42AAB30D" w:rsidR="79E914A0">
        <w:rPr>
          <w:rFonts w:eastAsia="Times New Roman"/>
        </w:rPr>
        <w:t>Charlan</w:t>
      </w:r>
      <w:r w:rsidRPr="42AAB30D" w:rsidR="79E914A0">
        <w:rPr>
          <w:rFonts w:eastAsia="Times New Roman"/>
        </w:rPr>
        <w:t xml:space="preserve"> P, </w:t>
      </w:r>
      <w:r w:rsidRPr="42AAB30D" w:rsidR="79E914A0">
        <w:rPr>
          <w:rFonts w:eastAsia="Times New Roman"/>
        </w:rPr>
        <w:t>Sarrasin</w:t>
      </w:r>
      <w:r w:rsidRPr="42AAB30D" w:rsidR="79E914A0">
        <w:rPr>
          <w:rFonts w:eastAsia="Times New Roman"/>
        </w:rPr>
        <w:t xml:space="preserve"> JB, </w:t>
      </w:r>
      <w:r w:rsidRPr="42AAB30D" w:rsidR="79E914A0">
        <w:rPr>
          <w:rFonts w:eastAsia="Times New Roman"/>
        </w:rPr>
        <w:t>Masson</w:t>
      </w:r>
      <w:r w:rsidRPr="42AAB30D" w:rsidR="79E914A0">
        <w:rPr>
          <w:rFonts w:eastAsia="Times New Roman"/>
        </w:rPr>
        <w:t xml:space="preserve"> S. 2020. </w:t>
      </w:r>
      <w:r w:rsidRPr="42AAB30D" w:rsidR="79E914A0">
        <w:rPr>
          <w:rFonts w:eastAsia="Times New Roman"/>
        </w:rPr>
        <w:t>Impact</w:t>
      </w:r>
      <w:r w:rsidRPr="42AAB30D" w:rsidR="79E914A0">
        <w:rPr>
          <w:rFonts w:eastAsia="Times New Roman"/>
        </w:rPr>
        <w:t xml:space="preserve"> </w:t>
      </w:r>
      <w:r w:rsidRPr="42AAB30D" w:rsidR="79E914A0">
        <w:rPr>
          <w:rFonts w:eastAsia="Times New Roman"/>
        </w:rPr>
        <w:t>of</w:t>
      </w:r>
      <w:r w:rsidRPr="42AAB30D" w:rsidR="79E914A0">
        <w:rPr>
          <w:rFonts w:eastAsia="Times New Roman"/>
        </w:rPr>
        <w:t xml:space="preserve"> </w:t>
      </w:r>
      <w:r w:rsidRPr="42AAB30D" w:rsidR="79E914A0">
        <w:rPr>
          <w:rFonts w:eastAsia="Times New Roman"/>
        </w:rPr>
        <w:t>serious</w:t>
      </w:r>
      <w:r w:rsidRPr="42AAB30D" w:rsidR="79E914A0">
        <w:rPr>
          <w:rFonts w:eastAsia="Times New Roman"/>
        </w:rPr>
        <w:t xml:space="preserve"> </w:t>
      </w:r>
      <w:r w:rsidRPr="42AAB30D" w:rsidR="79E914A0">
        <w:rPr>
          <w:rFonts w:eastAsia="Times New Roman"/>
        </w:rPr>
        <w:t>game</w:t>
      </w:r>
      <w:r w:rsidRPr="42AAB30D" w:rsidR="79E914A0">
        <w:rPr>
          <w:rFonts w:eastAsia="Times New Roman"/>
        </w:rPr>
        <w:t xml:space="preserve"> </w:t>
      </w:r>
      <w:r w:rsidRPr="42AAB30D" w:rsidR="79E914A0">
        <w:rPr>
          <w:rFonts w:eastAsia="Times New Roman"/>
        </w:rPr>
        <w:t>on</w:t>
      </w:r>
      <w:r w:rsidRPr="42AAB30D" w:rsidR="79E914A0">
        <w:rPr>
          <w:rFonts w:eastAsia="Times New Roman"/>
        </w:rPr>
        <w:t xml:space="preserve"> </w:t>
      </w:r>
      <w:r w:rsidRPr="42AAB30D" w:rsidR="79E914A0">
        <w:rPr>
          <w:rFonts w:eastAsia="Times New Roman"/>
        </w:rPr>
        <w:t>science</w:t>
      </w:r>
      <w:r w:rsidRPr="42AAB30D" w:rsidR="79E914A0">
        <w:rPr>
          <w:rFonts w:eastAsia="Times New Roman"/>
        </w:rPr>
        <w:t xml:space="preserve"> </w:t>
      </w:r>
      <w:r w:rsidRPr="42AAB30D" w:rsidR="79E914A0">
        <w:rPr>
          <w:rFonts w:eastAsia="Times New Roman"/>
        </w:rPr>
        <w:t>learning</w:t>
      </w:r>
      <w:r w:rsidRPr="42AAB30D" w:rsidR="79E914A0">
        <w:rPr>
          <w:rFonts w:eastAsia="Times New Roman"/>
        </w:rPr>
        <w:t xml:space="preserve"> </w:t>
      </w:r>
      <w:r w:rsidRPr="42AAB30D" w:rsidR="79E914A0">
        <w:rPr>
          <w:rFonts w:eastAsia="Times New Roman"/>
        </w:rPr>
        <w:t>achievement</w:t>
      </w:r>
      <w:r w:rsidRPr="42AAB30D" w:rsidR="79E914A0">
        <w:rPr>
          <w:rFonts w:eastAsia="Times New Roman"/>
        </w:rPr>
        <w:t xml:space="preserve"> </w:t>
      </w:r>
      <w:r w:rsidRPr="42AAB30D" w:rsidR="79E914A0">
        <w:rPr>
          <w:rFonts w:eastAsia="Times New Roman"/>
        </w:rPr>
        <w:t>compared</w:t>
      </w:r>
      <w:r w:rsidRPr="42AAB30D" w:rsidR="79E914A0">
        <w:rPr>
          <w:rFonts w:eastAsia="Times New Roman"/>
        </w:rPr>
        <w:t xml:space="preserve"> </w:t>
      </w:r>
      <w:r w:rsidRPr="42AAB30D" w:rsidR="79E914A0">
        <w:rPr>
          <w:rFonts w:eastAsia="Times New Roman"/>
        </w:rPr>
        <w:t>with</w:t>
      </w:r>
      <w:r w:rsidRPr="42AAB30D" w:rsidR="79E914A0">
        <w:rPr>
          <w:rFonts w:eastAsia="Times New Roman"/>
        </w:rPr>
        <w:t xml:space="preserve"> </w:t>
      </w:r>
      <w:r w:rsidRPr="42AAB30D" w:rsidR="79E914A0">
        <w:rPr>
          <w:rFonts w:eastAsia="Times New Roman"/>
        </w:rPr>
        <w:t>more</w:t>
      </w:r>
      <w:r w:rsidRPr="42AAB30D" w:rsidR="79E914A0">
        <w:rPr>
          <w:rFonts w:eastAsia="Times New Roman"/>
        </w:rPr>
        <w:t xml:space="preserve"> </w:t>
      </w:r>
      <w:r w:rsidRPr="42AAB30D" w:rsidR="79E914A0">
        <w:rPr>
          <w:rFonts w:eastAsia="Times New Roman"/>
        </w:rPr>
        <w:t>conventional</w:t>
      </w:r>
      <w:r w:rsidRPr="42AAB30D" w:rsidR="79E914A0">
        <w:rPr>
          <w:rFonts w:eastAsia="Times New Roman"/>
        </w:rPr>
        <w:t xml:space="preserve"> </w:t>
      </w:r>
      <w:r w:rsidRPr="42AAB30D" w:rsidR="79E914A0">
        <w:rPr>
          <w:rFonts w:eastAsia="Times New Roman"/>
        </w:rPr>
        <w:t>instruction</w:t>
      </w:r>
      <w:r w:rsidRPr="42AAB30D" w:rsidR="79E914A0">
        <w:rPr>
          <w:rFonts w:eastAsia="Times New Roman"/>
        </w:rPr>
        <w:t xml:space="preserve">: </w:t>
      </w:r>
      <w:r w:rsidRPr="42AAB30D" w:rsidR="79E914A0">
        <w:rPr>
          <w:rFonts w:eastAsia="Times New Roman"/>
        </w:rPr>
        <w:t>an</w:t>
      </w:r>
      <w:r w:rsidRPr="42AAB30D" w:rsidR="79E914A0">
        <w:rPr>
          <w:rFonts w:eastAsia="Times New Roman"/>
        </w:rPr>
        <w:t xml:space="preserve"> </w:t>
      </w:r>
      <w:r w:rsidRPr="42AAB30D" w:rsidR="79E914A0">
        <w:rPr>
          <w:rFonts w:eastAsia="Times New Roman"/>
        </w:rPr>
        <w:t>overview</w:t>
      </w:r>
      <w:r w:rsidRPr="42AAB30D" w:rsidR="79E914A0">
        <w:rPr>
          <w:rFonts w:eastAsia="Times New Roman"/>
        </w:rPr>
        <w:t xml:space="preserve"> </w:t>
      </w:r>
      <w:r w:rsidRPr="42AAB30D" w:rsidR="79E914A0">
        <w:rPr>
          <w:rFonts w:eastAsia="Times New Roman"/>
        </w:rPr>
        <w:t>and</w:t>
      </w:r>
      <w:r w:rsidRPr="42AAB30D" w:rsidR="79E914A0">
        <w:rPr>
          <w:rFonts w:eastAsia="Times New Roman"/>
        </w:rPr>
        <w:t xml:space="preserve"> a meta-</w:t>
      </w:r>
      <w:r w:rsidRPr="42AAB30D" w:rsidR="79E914A0">
        <w:rPr>
          <w:rFonts w:eastAsia="Times New Roman"/>
        </w:rPr>
        <w:t>analysis</w:t>
      </w:r>
      <w:r w:rsidRPr="42AAB30D" w:rsidR="79E914A0">
        <w:rPr>
          <w:rFonts w:eastAsia="Times New Roman"/>
        </w:rPr>
        <w:t xml:space="preserve">. </w:t>
      </w:r>
      <w:r w:rsidRPr="42AAB30D" w:rsidR="79E914A0">
        <w:rPr>
          <w:rFonts w:eastAsia="Times New Roman"/>
          <w:i w:val="1"/>
          <w:iCs w:val="1"/>
        </w:rPr>
        <w:t>Studies</w:t>
      </w:r>
      <w:r w:rsidRPr="42AAB30D" w:rsidR="79E914A0">
        <w:rPr>
          <w:rFonts w:eastAsia="Times New Roman"/>
          <w:i w:val="1"/>
          <w:iCs w:val="1"/>
        </w:rPr>
        <w:t xml:space="preserve"> in </w:t>
      </w:r>
      <w:r w:rsidRPr="42AAB30D" w:rsidR="79E914A0">
        <w:rPr>
          <w:rFonts w:eastAsia="Times New Roman"/>
          <w:i w:val="1"/>
          <w:iCs w:val="1"/>
        </w:rPr>
        <w:t>Science</w:t>
      </w:r>
      <w:r w:rsidRPr="42AAB30D" w:rsidR="79E914A0">
        <w:rPr>
          <w:rFonts w:eastAsia="Times New Roman"/>
          <w:i w:val="1"/>
          <w:iCs w:val="1"/>
        </w:rPr>
        <w:t xml:space="preserve"> </w:t>
      </w:r>
      <w:r w:rsidRPr="42AAB30D" w:rsidR="79E914A0">
        <w:rPr>
          <w:rFonts w:eastAsia="Times New Roman"/>
          <w:i w:val="1"/>
          <w:iCs w:val="1"/>
        </w:rPr>
        <w:t>Education</w:t>
      </w:r>
      <w:r w:rsidRPr="42AAB30D" w:rsidR="79E914A0">
        <w:rPr>
          <w:rFonts w:eastAsia="Times New Roman"/>
        </w:rPr>
        <w:t>. 55(2): 169-214. doi:10.1080/03057267.2019.1722420</w:t>
      </w:r>
    </w:p>
    <w:p w:rsidR="0012694B" w:rsidP="42AAB30D" w:rsidRDefault="005E330D" w14:paraId="77E81A15" w14:textId="77777777">
      <w:pPr>
        <w:pStyle w:val="DaftarPustaka"/>
        <w:spacing w:line="240" w:lineRule="auto"/>
        <w:ind w:left="567" w:hanging="567"/>
      </w:pPr>
      <w:r w:rsidRPr="42AAB30D" w:rsidR="79E914A0">
        <w:rPr>
          <w:rFonts w:eastAsia="Times New Roman"/>
        </w:rPr>
        <w:t>Roedavan</w:t>
      </w:r>
      <w:r w:rsidRPr="42AAB30D" w:rsidR="79E914A0">
        <w:rPr>
          <w:rFonts w:eastAsia="Times New Roman"/>
        </w:rPr>
        <w:t xml:space="preserve"> R, </w:t>
      </w:r>
      <w:r w:rsidRPr="42AAB30D" w:rsidR="79E914A0">
        <w:rPr>
          <w:rFonts w:eastAsia="Times New Roman"/>
        </w:rPr>
        <w:t>Pudjoatmodjo</w:t>
      </w:r>
      <w:r w:rsidRPr="42AAB30D" w:rsidR="79E914A0">
        <w:rPr>
          <w:rFonts w:eastAsia="Times New Roman"/>
        </w:rPr>
        <w:t xml:space="preserve"> B, </w:t>
      </w:r>
      <w:r w:rsidRPr="42AAB30D" w:rsidR="79E914A0">
        <w:rPr>
          <w:rFonts w:eastAsia="Times New Roman"/>
        </w:rPr>
        <w:t>Siradj</w:t>
      </w:r>
      <w:r w:rsidRPr="42AAB30D" w:rsidR="79E914A0">
        <w:rPr>
          <w:rFonts w:eastAsia="Times New Roman"/>
        </w:rPr>
        <w:t xml:space="preserve"> Y, Salam S, Hardianti BD. 2021. </w:t>
      </w:r>
      <w:r w:rsidRPr="42AAB30D" w:rsidR="79E914A0">
        <w:rPr>
          <w:rFonts w:eastAsia="Times New Roman"/>
        </w:rPr>
        <w:t>Serious</w:t>
      </w:r>
      <w:r w:rsidRPr="42AAB30D" w:rsidR="79E914A0">
        <w:rPr>
          <w:rFonts w:eastAsia="Times New Roman"/>
        </w:rPr>
        <w:t xml:space="preserve"> </w:t>
      </w:r>
      <w:r w:rsidRPr="42AAB30D" w:rsidR="79E914A0">
        <w:rPr>
          <w:rFonts w:eastAsia="Times New Roman"/>
        </w:rPr>
        <w:t>game</w:t>
      </w:r>
      <w:r w:rsidRPr="42AAB30D" w:rsidR="79E914A0">
        <w:rPr>
          <w:rFonts w:eastAsia="Times New Roman"/>
        </w:rPr>
        <w:t xml:space="preserve"> </w:t>
      </w:r>
      <w:r w:rsidRPr="42AAB30D" w:rsidR="79E914A0">
        <w:rPr>
          <w:rFonts w:eastAsia="Times New Roman"/>
        </w:rPr>
        <w:t>development</w:t>
      </w:r>
      <w:r w:rsidRPr="42AAB30D" w:rsidR="79E914A0">
        <w:rPr>
          <w:rFonts w:eastAsia="Times New Roman"/>
        </w:rPr>
        <w:t xml:space="preserve"> model </w:t>
      </w:r>
      <w:r w:rsidRPr="42AAB30D" w:rsidR="79E914A0">
        <w:rPr>
          <w:rFonts w:eastAsia="Times New Roman"/>
        </w:rPr>
        <w:t>based</w:t>
      </w:r>
      <w:r w:rsidRPr="42AAB30D" w:rsidR="79E914A0">
        <w:rPr>
          <w:rFonts w:eastAsia="Times New Roman"/>
        </w:rPr>
        <w:t xml:space="preserve"> </w:t>
      </w:r>
      <w:r w:rsidRPr="42AAB30D" w:rsidR="79E914A0">
        <w:rPr>
          <w:rFonts w:eastAsia="Times New Roman"/>
        </w:rPr>
        <w:t>on</w:t>
      </w:r>
      <w:r w:rsidRPr="42AAB30D" w:rsidR="79E914A0">
        <w:rPr>
          <w:rFonts w:eastAsia="Times New Roman"/>
        </w:rPr>
        <w:t xml:space="preserve"> </w:t>
      </w:r>
      <w:r w:rsidRPr="42AAB30D" w:rsidR="79E914A0">
        <w:rPr>
          <w:rFonts w:eastAsia="Times New Roman"/>
        </w:rPr>
        <w:t>the</w:t>
      </w:r>
      <w:r w:rsidRPr="42AAB30D" w:rsidR="79E914A0">
        <w:rPr>
          <w:rFonts w:eastAsia="Times New Roman"/>
        </w:rPr>
        <w:t xml:space="preserve"> </w:t>
      </w:r>
      <w:r w:rsidRPr="42AAB30D" w:rsidR="79E914A0">
        <w:rPr>
          <w:rFonts w:eastAsia="Times New Roman"/>
        </w:rPr>
        <w:t>game-based</w:t>
      </w:r>
      <w:r w:rsidRPr="42AAB30D" w:rsidR="79E914A0">
        <w:rPr>
          <w:rFonts w:eastAsia="Times New Roman"/>
        </w:rPr>
        <w:t xml:space="preserve"> </w:t>
      </w:r>
      <w:r w:rsidRPr="42AAB30D" w:rsidR="79E914A0">
        <w:rPr>
          <w:rFonts w:eastAsia="Times New Roman"/>
        </w:rPr>
        <w:t>learning</w:t>
      </w:r>
      <w:r w:rsidRPr="42AAB30D" w:rsidR="79E914A0">
        <w:rPr>
          <w:rFonts w:eastAsia="Times New Roman"/>
        </w:rPr>
        <w:t xml:space="preserve"> </w:t>
      </w:r>
      <w:r w:rsidRPr="42AAB30D" w:rsidR="79E914A0">
        <w:rPr>
          <w:rFonts w:eastAsia="Times New Roman"/>
        </w:rPr>
        <w:t>foundation</w:t>
      </w:r>
      <w:r w:rsidRPr="42AAB30D" w:rsidR="79E914A0">
        <w:rPr>
          <w:rFonts w:eastAsia="Times New Roman"/>
        </w:rPr>
        <w:t xml:space="preserve">. </w:t>
      </w:r>
      <w:r w:rsidRPr="42AAB30D" w:rsidR="79E914A0">
        <w:rPr>
          <w:rFonts w:eastAsia="Times New Roman"/>
          <w:i w:val="1"/>
          <w:iCs w:val="1"/>
        </w:rPr>
        <w:t>Journal</w:t>
      </w:r>
      <w:r w:rsidRPr="42AAB30D" w:rsidR="79E914A0">
        <w:rPr>
          <w:rFonts w:eastAsia="Times New Roman"/>
          <w:i w:val="1"/>
          <w:iCs w:val="1"/>
        </w:rPr>
        <w:t xml:space="preserve"> </w:t>
      </w:r>
      <w:r w:rsidRPr="42AAB30D" w:rsidR="79E914A0">
        <w:rPr>
          <w:rFonts w:eastAsia="Times New Roman"/>
          <w:i w:val="1"/>
          <w:iCs w:val="1"/>
        </w:rPr>
        <w:t>of</w:t>
      </w:r>
      <w:r w:rsidRPr="42AAB30D" w:rsidR="79E914A0">
        <w:rPr>
          <w:rFonts w:eastAsia="Times New Roman"/>
          <w:i w:val="1"/>
          <w:iCs w:val="1"/>
        </w:rPr>
        <w:t xml:space="preserve"> ICT </w:t>
      </w:r>
      <w:r w:rsidRPr="42AAB30D" w:rsidR="79E914A0">
        <w:rPr>
          <w:rFonts w:eastAsia="Times New Roman"/>
          <w:i w:val="1"/>
          <w:iCs w:val="1"/>
        </w:rPr>
        <w:t>Research</w:t>
      </w:r>
      <w:r w:rsidRPr="42AAB30D" w:rsidR="79E914A0">
        <w:rPr>
          <w:rFonts w:eastAsia="Times New Roman"/>
          <w:i w:val="1"/>
          <w:iCs w:val="1"/>
        </w:rPr>
        <w:t xml:space="preserve"> </w:t>
      </w:r>
      <w:r w:rsidRPr="42AAB30D" w:rsidR="79E914A0">
        <w:rPr>
          <w:rFonts w:eastAsia="Times New Roman"/>
          <w:i w:val="1"/>
          <w:iCs w:val="1"/>
        </w:rPr>
        <w:t>and</w:t>
      </w:r>
      <w:r w:rsidRPr="42AAB30D" w:rsidR="79E914A0">
        <w:rPr>
          <w:rFonts w:eastAsia="Times New Roman"/>
          <w:i w:val="1"/>
          <w:iCs w:val="1"/>
        </w:rPr>
        <w:t xml:space="preserve"> </w:t>
      </w:r>
      <w:r w:rsidRPr="42AAB30D" w:rsidR="79E914A0">
        <w:rPr>
          <w:rFonts w:eastAsia="Times New Roman"/>
          <w:i w:val="1"/>
          <w:iCs w:val="1"/>
        </w:rPr>
        <w:t>Applications</w:t>
      </w:r>
      <w:r w:rsidRPr="42AAB30D" w:rsidR="79E914A0">
        <w:rPr>
          <w:rFonts w:eastAsia="Times New Roman"/>
          <w:i w:val="1"/>
          <w:iCs w:val="1"/>
        </w:rPr>
        <w:t>.</w:t>
      </w:r>
      <w:r w:rsidRPr="42AAB30D" w:rsidR="79E914A0">
        <w:rPr>
          <w:rFonts w:eastAsia="Times New Roman"/>
        </w:rPr>
        <w:t xml:space="preserve"> 15(3):291–305.doi:10.5614/itbj.ict.res.appl.2021.15.3.6</w:t>
      </w:r>
    </w:p>
    <w:p w:rsidR="0012694B" w:rsidP="42AAB30D" w:rsidRDefault="005E330D" w14:paraId="1E3D9B21" w14:textId="77777777">
      <w:pPr>
        <w:pStyle w:val="DaftarPustaka"/>
        <w:spacing w:line="240" w:lineRule="auto"/>
        <w:ind w:left="567" w:hanging="567"/>
      </w:pPr>
      <w:r w:rsidRPr="42AAB30D" w:rsidR="79E914A0">
        <w:rPr>
          <w:rFonts w:eastAsia="Times New Roman"/>
        </w:rPr>
        <w:t>Roedavan</w:t>
      </w:r>
      <w:r w:rsidRPr="42AAB30D" w:rsidR="79E914A0">
        <w:rPr>
          <w:rFonts w:eastAsia="Times New Roman"/>
        </w:rPr>
        <w:t xml:space="preserve"> R, </w:t>
      </w:r>
      <w:r w:rsidRPr="42AAB30D" w:rsidR="79E914A0">
        <w:rPr>
          <w:rFonts w:eastAsia="Times New Roman"/>
        </w:rPr>
        <w:t>Siradj</w:t>
      </w:r>
      <w:r w:rsidRPr="42AAB30D" w:rsidR="79E914A0">
        <w:rPr>
          <w:rFonts w:eastAsia="Times New Roman"/>
        </w:rPr>
        <w:t xml:space="preserve"> Y, Stefany S. 2023. </w:t>
      </w:r>
      <w:r w:rsidRPr="42AAB30D" w:rsidR="79E914A0">
        <w:rPr>
          <w:rFonts w:eastAsia="Times New Roman"/>
        </w:rPr>
        <w:t>Educational</w:t>
      </w:r>
      <w:r w:rsidRPr="42AAB30D" w:rsidR="79E914A0">
        <w:rPr>
          <w:rFonts w:eastAsia="Times New Roman"/>
        </w:rPr>
        <w:t xml:space="preserve"> </w:t>
      </w:r>
      <w:r w:rsidRPr="42AAB30D" w:rsidR="79E914A0">
        <w:rPr>
          <w:rFonts w:eastAsia="Times New Roman"/>
        </w:rPr>
        <w:t>game</w:t>
      </w:r>
      <w:r w:rsidRPr="42AAB30D" w:rsidR="79E914A0">
        <w:rPr>
          <w:rFonts w:eastAsia="Times New Roman"/>
        </w:rPr>
        <w:t xml:space="preserve"> </w:t>
      </w:r>
      <w:r w:rsidRPr="42AAB30D" w:rsidR="79E914A0">
        <w:rPr>
          <w:rFonts w:eastAsia="Times New Roman"/>
        </w:rPr>
        <w:t>scenario</w:t>
      </w:r>
      <w:r w:rsidRPr="42AAB30D" w:rsidR="79E914A0">
        <w:rPr>
          <w:rFonts w:eastAsia="Times New Roman"/>
        </w:rPr>
        <w:t xml:space="preserve"> model </w:t>
      </w:r>
      <w:r w:rsidRPr="42AAB30D" w:rsidR="79E914A0">
        <w:rPr>
          <w:rFonts w:eastAsia="Times New Roman"/>
        </w:rPr>
        <w:t>based</w:t>
      </w:r>
      <w:r w:rsidRPr="42AAB30D" w:rsidR="79E914A0">
        <w:rPr>
          <w:rFonts w:eastAsia="Times New Roman"/>
        </w:rPr>
        <w:t xml:space="preserve"> </w:t>
      </w:r>
      <w:r w:rsidRPr="42AAB30D" w:rsidR="79E914A0">
        <w:rPr>
          <w:rFonts w:eastAsia="Times New Roman"/>
        </w:rPr>
        <w:t>on</w:t>
      </w:r>
      <w:r w:rsidRPr="42AAB30D" w:rsidR="79E914A0">
        <w:rPr>
          <w:rFonts w:eastAsia="Times New Roman"/>
        </w:rPr>
        <w:t xml:space="preserve"> </w:t>
      </w:r>
      <w:r w:rsidRPr="42AAB30D" w:rsidR="79E914A0">
        <w:rPr>
          <w:rFonts w:eastAsia="Times New Roman"/>
        </w:rPr>
        <w:t>imperative</w:t>
      </w:r>
      <w:r w:rsidRPr="42AAB30D" w:rsidR="79E914A0">
        <w:rPr>
          <w:rFonts w:eastAsia="Times New Roman"/>
        </w:rPr>
        <w:t xml:space="preserve"> </w:t>
      </w:r>
      <w:r w:rsidRPr="42AAB30D" w:rsidR="79E914A0">
        <w:rPr>
          <w:rFonts w:eastAsia="Times New Roman"/>
        </w:rPr>
        <w:t>game</w:t>
      </w:r>
      <w:r w:rsidRPr="42AAB30D" w:rsidR="79E914A0">
        <w:rPr>
          <w:rFonts w:eastAsia="Times New Roman"/>
        </w:rPr>
        <w:t xml:space="preserve"> </w:t>
      </w:r>
      <w:r w:rsidRPr="42AAB30D" w:rsidR="79E914A0">
        <w:rPr>
          <w:rFonts w:eastAsia="Times New Roman"/>
        </w:rPr>
        <w:t>goal</w:t>
      </w:r>
      <w:r w:rsidRPr="42AAB30D" w:rsidR="79E914A0">
        <w:rPr>
          <w:rFonts w:eastAsia="Times New Roman"/>
        </w:rPr>
        <w:t xml:space="preserve"> </w:t>
      </w:r>
      <w:r w:rsidRPr="42AAB30D" w:rsidR="79E914A0">
        <w:rPr>
          <w:rFonts w:eastAsia="Times New Roman"/>
        </w:rPr>
        <w:t>typology</w:t>
      </w:r>
      <w:r w:rsidRPr="42AAB30D" w:rsidR="79E914A0">
        <w:rPr>
          <w:rFonts w:eastAsia="Times New Roman"/>
        </w:rPr>
        <w:t xml:space="preserve">. </w:t>
      </w:r>
      <w:r w:rsidRPr="42AAB30D" w:rsidR="79E914A0">
        <w:rPr>
          <w:rFonts w:eastAsia="Times New Roman"/>
          <w:i w:val="1"/>
          <w:iCs w:val="1"/>
        </w:rPr>
        <w:t>Journal</w:t>
      </w:r>
      <w:r w:rsidRPr="42AAB30D" w:rsidR="79E914A0">
        <w:rPr>
          <w:rFonts w:eastAsia="Times New Roman"/>
          <w:i w:val="1"/>
          <w:iCs w:val="1"/>
        </w:rPr>
        <w:t xml:space="preserve"> </w:t>
      </w:r>
      <w:r w:rsidRPr="42AAB30D" w:rsidR="79E914A0">
        <w:rPr>
          <w:rFonts w:eastAsia="Times New Roman"/>
          <w:i w:val="1"/>
          <w:iCs w:val="1"/>
        </w:rPr>
        <w:t>of</w:t>
      </w:r>
      <w:r w:rsidRPr="42AAB30D" w:rsidR="79E914A0">
        <w:rPr>
          <w:rFonts w:eastAsia="Times New Roman"/>
          <w:i w:val="1"/>
          <w:iCs w:val="1"/>
        </w:rPr>
        <w:t xml:space="preserve"> Games, </w:t>
      </w:r>
      <w:r w:rsidRPr="42AAB30D" w:rsidR="79E914A0">
        <w:rPr>
          <w:rFonts w:eastAsia="Times New Roman"/>
          <w:i w:val="1"/>
          <w:iCs w:val="1"/>
        </w:rPr>
        <w:t>Game</w:t>
      </w:r>
      <w:r w:rsidRPr="42AAB30D" w:rsidR="79E914A0">
        <w:rPr>
          <w:rFonts w:eastAsia="Times New Roman"/>
          <w:i w:val="1"/>
          <w:iCs w:val="1"/>
        </w:rPr>
        <w:t xml:space="preserve"> Art </w:t>
      </w:r>
      <w:r w:rsidRPr="42AAB30D" w:rsidR="79E914A0">
        <w:rPr>
          <w:rFonts w:eastAsia="Times New Roman"/>
          <w:i w:val="1"/>
          <w:iCs w:val="1"/>
        </w:rPr>
        <w:t>and</w:t>
      </w:r>
      <w:r w:rsidRPr="42AAB30D" w:rsidR="79E914A0">
        <w:rPr>
          <w:rFonts w:eastAsia="Times New Roman"/>
          <w:i w:val="1"/>
          <w:iCs w:val="1"/>
        </w:rPr>
        <w:t xml:space="preserve"> </w:t>
      </w:r>
      <w:r w:rsidRPr="42AAB30D" w:rsidR="79E914A0">
        <w:rPr>
          <w:rFonts w:eastAsia="Times New Roman"/>
          <w:i w:val="1"/>
          <w:iCs w:val="1"/>
        </w:rPr>
        <w:t>Gamification</w:t>
      </w:r>
      <w:r w:rsidRPr="42AAB30D" w:rsidR="79E914A0">
        <w:rPr>
          <w:rFonts w:eastAsia="Times New Roman"/>
          <w:i w:val="1"/>
          <w:iCs w:val="1"/>
        </w:rPr>
        <w:t>.</w:t>
      </w:r>
      <w:r w:rsidRPr="42AAB30D" w:rsidR="79E914A0">
        <w:rPr>
          <w:rFonts w:eastAsia="Times New Roman"/>
        </w:rPr>
        <w:t xml:space="preserve"> 8(1):18–23.doi.org/10.21512/jggag.v8i1.9497</w:t>
      </w:r>
    </w:p>
    <w:p w:rsidR="0012694B" w:rsidP="42AAB30D" w:rsidRDefault="005E330D" w14:paraId="3C751270" w14:textId="77777777">
      <w:pPr>
        <w:pStyle w:val="DaftarPustaka"/>
        <w:spacing w:line="240" w:lineRule="auto"/>
        <w:ind w:left="567" w:hanging="567"/>
      </w:pPr>
      <w:r w:rsidRPr="42AAB30D" w:rsidR="79E914A0">
        <w:rPr>
          <w:rFonts w:eastAsia="Times New Roman"/>
        </w:rPr>
        <w:t xml:space="preserve">Saharuddin S, Wisnu Prihatmono M. 2022. Pengenalan dan pelatihan dasar bahasa pemrograman </w:t>
      </w:r>
      <w:r w:rsidRPr="42AAB30D" w:rsidR="79E914A0">
        <w:rPr>
          <w:rFonts w:eastAsia="Times New Roman"/>
        </w:rPr>
        <w:t>python</w:t>
      </w:r>
      <w:r w:rsidRPr="42AAB30D" w:rsidR="79E914A0">
        <w:rPr>
          <w:rFonts w:eastAsia="Times New Roman"/>
        </w:rPr>
        <w:t xml:space="preserve"> pada siswa/i </w:t>
      </w:r>
      <w:r w:rsidRPr="42AAB30D" w:rsidR="79E914A0">
        <w:rPr>
          <w:rFonts w:eastAsia="Times New Roman"/>
        </w:rPr>
        <w:t>sma</w:t>
      </w:r>
      <w:r w:rsidRPr="42AAB30D" w:rsidR="79E914A0">
        <w:rPr>
          <w:rFonts w:eastAsia="Times New Roman"/>
        </w:rPr>
        <w:t xml:space="preserve"> negeri 3 </w:t>
      </w:r>
      <w:r w:rsidRPr="42AAB30D" w:rsidR="79E914A0">
        <w:rPr>
          <w:rFonts w:eastAsia="Times New Roman"/>
        </w:rPr>
        <w:t>makassar</w:t>
      </w:r>
      <w:r w:rsidRPr="42AAB30D" w:rsidR="79E914A0">
        <w:rPr>
          <w:rFonts w:eastAsia="Times New Roman"/>
        </w:rPr>
        <w:t xml:space="preserve"> S</w:t>
      </w:r>
      <w:r w:rsidRPr="42AAB30D" w:rsidR="79E914A0">
        <w:rPr>
          <w:rFonts w:eastAsia="Times New Roman"/>
          <w:i w:val="1"/>
          <w:iCs w:val="1"/>
        </w:rPr>
        <w:t>elaparang</w:t>
      </w:r>
      <w:r w:rsidRPr="42AAB30D" w:rsidR="79E914A0">
        <w:rPr>
          <w:rFonts w:eastAsia="Times New Roman"/>
        </w:rPr>
        <w:t>. 6(4):2233.doi:10.31764/jpmb.v6i4.10569</w:t>
      </w:r>
    </w:p>
    <w:p w:rsidR="0012694B" w:rsidP="42AAB30D" w:rsidRDefault="005E330D" w14:paraId="7251172B" w14:textId="77777777">
      <w:pPr>
        <w:pStyle w:val="DaftarPustaka"/>
        <w:spacing w:line="240" w:lineRule="auto"/>
        <w:ind w:left="567" w:hanging="567"/>
      </w:pPr>
      <w:r w:rsidRPr="42AAB30D" w:rsidR="79E914A0">
        <w:rPr>
          <w:rFonts w:eastAsia="Times New Roman"/>
        </w:rPr>
        <w:t>Tokarieva</w:t>
      </w:r>
      <w:r w:rsidRPr="42AAB30D" w:rsidR="79E914A0">
        <w:rPr>
          <w:rFonts w:eastAsia="Times New Roman"/>
        </w:rPr>
        <w:t xml:space="preserve"> AV, </w:t>
      </w:r>
      <w:r w:rsidRPr="42AAB30D" w:rsidR="79E914A0">
        <w:rPr>
          <w:rFonts w:eastAsia="Times New Roman"/>
        </w:rPr>
        <w:t>Volkova</w:t>
      </w:r>
      <w:r w:rsidRPr="42AAB30D" w:rsidR="79E914A0">
        <w:rPr>
          <w:rFonts w:eastAsia="Times New Roman"/>
        </w:rPr>
        <w:t xml:space="preserve"> NP, </w:t>
      </w:r>
      <w:r w:rsidRPr="42AAB30D" w:rsidR="79E914A0">
        <w:rPr>
          <w:rFonts w:eastAsia="Times New Roman"/>
        </w:rPr>
        <w:t>Harkusha</w:t>
      </w:r>
      <w:r w:rsidRPr="42AAB30D" w:rsidR="79E914A0">
        <w:rPr>
          <w:rFonts w:eastAsia="Times New Roman"/>
        </w:rPr>
        <w:t xml:space="preserve"> IV, </w:t>
      </w:r>
      <w:r w:rsidRPr="42AAB30D" w:rsidR="79E914A0">
        <w:rPr>
          <w:rFonts w:eastAsia="Times New Roman"/>
        </w:rPr>
        <w:t>Soloviev</w:t>
      </w:r>
      <w:r w:rsidRPr="42AAB30D" w:rsidR="79E914A0">
        <w:rPr>
          <w:rFonts w:eastAsia="Times New Roman"/>
        </w:rPr>
        <w:t xml:space="preserve"> VN. 2019. </w:t>
      </w:r>
      <w:r w:rsidRPr="42AAB30D" w:rsidR="79E914A0">
        <w:rPr>
          <w:rFonts w:eastAsia="Times New Roman"/>
        </w:rPr>
        <w:t>Educational</w:t>
      </w:r>
      <w:r w:rsidRPr="42AAB30D" w:rsidR="79E914A0">
        <w:rPr>
          <w:rFonts w:eastAsia="Times New Roman"/>
        </w:rPr>
        <w:t xml:space="preserve"> digital </w:t>
      </w:r>
      <w:r w:rsidRPr="42AAB30D" w:rsidR="79E914A0">
        <w:rPr>
          <w:rFonts w:eastAsia="Times New Roman"/>
        </w:rPr>
        <w:t>games</w:t>
      </w:r>
      <w:r w:rsidRPr="42AAB30D" w:rsidR="79E914A0">
        <w:rPr>
          <w:rFonts w:eastAsia="Times New Roman"/>
        </w:rPr>
        <w:t xml:space="preserve">: </w:t>
      </w:r>
      <w:r w:rsidRPr="42AAB30D" w:rsidR="79E914A0">
        <w:rPr>
          <w:rFonts w:eastAsia="Times New Roman"/>
        </w:rPr>
        <w:t>models</w:t>
      </w:r>
      <w:r w:rsidRPr="42AAB30D" w:rsidR="79E914A0">
        <w:rPr>
          <w:rFonts w:eastAsia="Times New Roman"/>
        </w:rPr>
        <w:t xml:space="preserve"> </w:t>
      </w:r>
      <w:r w:rsidRPr="42AAB30D" w:rsidR="79E914A0">
        <w:rPr>
          <w:rFonts w:eastAsia="Times New Roman"/>
        </w:rPr>
        <w:t>and</w:t>
      </w:r>
      <w:r w:rsidRPr="42AAB30D" w:rsidR="79E914A0">
        <w:rPr>
          <w:rFonts w:eastAsia="Times New Roman"/>
        </w:rPr>
        <w:t xml:space="preserve"> </w:t>
      </w:r>
      <w:r w:rsidRPr="42AAB30D" w:rsidR="79E914A0">
        <w:rPr>
          <w:rFonts w:eastAsia="Times New Roman"/>
        </w:rPr>
        <w:t>implementation</w:t>
      </w:r>
      <w:r w:rsidRPr="42AAB30D" w:rsidR="79E914A0">
        <w:rPr>
          <w:rFonts w:eastAsia="Times New Roman"/>
        </w:rPr>
        <w:t xml:space="preserve">. </w:t>
      </w:r>
      <w:r w:rsidRPr="42AAB30D" w:rsidR="79E914A0">
        <w:rPr>
          <w:rFonts w:eastAsia="Times New Roman"/>
          <w:i w:val="1"/>
          <w:iCs w:val="1"/>
        </w:rPr>
        <w:t>Educational</w:t>
      </w:r>
      <w:r w:rsidRPr="42AAB30D" w:rsidR="79E914A0">
        <w:rPr>
          <w:rFonts w:eastAsia="Times New Roman"/>
          <w:i w:val="1"/>
          <w:iCs w:val="1"/>
        </w:rPr>
        <w:t xml:space="preserve"> </w:t>
      </w:r>
      <w:r w:rsidRPr="42AAB30D" w:rsidR="79E914A0">
        <w:rPr>
          <w:rFonts w:eastAsia="Times New Roman"/>
          <w:i w:val="1"/>
          <w:iCs w:val="1"/>
        </w:rPr>
        <w:t>Dimension</w:t>
      </w:r>
      <w:r w:rsidRPr="42AAB30D" w:rsidR="79E914A0">
        <w:rPr>
          <w:rFonts w:eastAsia="Times New Roman"/>
        </w:rPr>
        <w:t>. 1(53): 5-26. doi: 10.31812/educdim.v53i1.3872</w:t>
      </w:r>
    </w:p>
    <w:p w:rsidR="0012694B" w:rsidP="42AAB30D" w:rsidRDefault="005E330D" w14:paraId="2BF2CD93" w14:textId="77777777">
      <w:pPr>
        <w:pStyle w:val="DaftarPustaka"/>
        <w:spacing w:line="240" w:lineRule="auto"/>
        <w:ind w:left="567" w:hanging="567"/>
      </w:pPr>
      <w:r w:rsidRPr="42AAB30D" w:rsidR="79E914A0">
        <w:rPr>
          <w:rFonts w:eastAsia="Times New Roman"/>
        </w:rPr>
        <w:t xml:space="preserve">Wahyono, Mushthofa, </w:t>
      </w:r>
      <w:r w:rsidRPr="42AAB30D" w:rsidR="79E914A0">
        <w:rPr>
          <w:rFonts w:eastAsia="Times New Roman"/>
        </w:rPr>
        <w:t>Asfarian</w:t>
      </w:r>
      <w:r w:rsidRPr="42AAB30D" w:rsidR="79E914A0">
        <w:rPr>
          <w:rFonts w:eastAsia="Times New Roman"/>
        </w:rPr>
        <w:t xml:space="preserve"> A, Ramadhan DA, Putro HP, </w:t>
      </w:r>
      <w:r w:rsidRPr="42AAB30D" w:rsidR="79E914A0">
        <w:rPr>
          <w:rFonts w:eastAsia="Times New Roman"/>
        </w:rPr>
        <w:t>Wisnubhadra</w:t>
      </w:r>
      <w:r w:rsidRPr="42AAB30D" w:rsidR="79E914A0">
        <w:rPr>
          <w:rFonts w:eastAsia="Times New Roman"/>
        </w:rPr>
        <w:t xml:space="preserve"> I, Saputra B, Pratiwi H. 2021. </w:t>
      </w:r>
      <w:r w:rsidRPr="42AAB30D" w:rsidR="79E914A0">
        <w:rPr>
          <w:rFonts w:eastAsia="Times New Roman"/>
          <w:i w:val="1"/>
          <w:iCs w:val="1"/>
        </w:rPr>
        <w:t>Buku Panduan Guru Informatika untuk SMA Kelas X</w:t>
      </w:r>
      <w:r w:rsidRPr="42AAB30D" w:rsidR="79E914A0">
        <w:rPr>
          <w:rFonts w:eastAsia="Times New Roman"/>
        </w:rPr>
        <w:t>. Jakarta: Pusat Kurikulum dan Perbukuan.</w:t>
      </w:r>
    </w:p>
    <w:sectPr w:rsidR="0012694B" w:rsidSect="00872298">
      <w:headerReference w:type="even" r:id="rId25"/>
      <w:headerReference w:type="default" r:id="rId26"/>
      <w:headerReference w:type="first" r:id="rId27"/>
      <w:pgSz w:w="11906" w:h="16838" w:orient="portrait"/>
      <w:pgMar w:top="1701" w:right="1701" w:bottom="1701" w:left="2268" w:header="708" w:footer="0" w:gutter="0"/>
      <w:pgNumType w:start="1"/>
      <w:cols w:space="720"/>
      <w:formProt w:val="0"/>
      <w:docGrid w:linePitch="360"/>
      <w:sectPrChange w:author="anonymous" w:date="2025-07-15T06:38:00Z" w16du:dateUtc="2025-07-14T23:38:00Z" w:id="363">
        <w:sectPr w:rsidR="0012694B" w:rsidSect="00872298">
          <w:pgMar w:top="1701" w:right="1701" w:bottom="1701" w:left="2268" w:header="708" w:footer="0" w:gutter="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an" w:author="anonymous" w:date="2025-07-15T06:27:00Z" w:id="100">
    <w:p w:rsidR="00872298" w:rsidP="00872298" w:rsidRDefault="00320946" w14:paraId="68D7E906" w14:textId="77777777">
      <w:pPr>
        <w:jc w:val="left"/>
      </w:pPr>
      <w:r>
        <w:rPr>
          <w:rStyle w:val="CommentReference"/>
        </w:rPr>
        <w:annotationRef/>
      </w:r>
      <w:r w:rsidR="00872298">
        <w:rPr>
          <w:color w:val="000000"/>
          <w:sz w:val="20"/>
          <w:szCs w:val="20"/>
        </w:rPr>
        <w:t>lah wawancara pakarnya ke mana ini?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8D7E90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B65476A" w16cex:dateUtc="2025-07-14T23: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8D7E906" w16cid:durableId="6B65476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E330D" w:rsidRDefault="005E330D" w14:paraId="5ACD1F54" w14:textId="77777777">
      <w:pPr>
        <w:spacing w:after="0" w:line="240" w:lineRule="auto"/>
      </w:pPr>
      <w:r>
        <w:separator/>
      </w:r>
    </w:p>
  </w:endnote>
  <w:endnote w:type="continuationSeparator" w:id="0">
    <w:p w:rsidR="005E330D" w:rsidRDefault="005E330D" w14:paraId="153363E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panose1 w:val="020B0502040504020204"/>
    <w:charset w:val="00"/>
    <w:family w:val="swiss"/>
    <w:pitch w:val="variable"/>
    <w:sig w:usb0="80008023" w:usb1="00002046" w:usb2="00000000" w:usb3="00000000" w:csb0="00000001" w:csb1="00000000"/>
  </w:font>
  <w:font w:name="Liberation Serif">
    <w:altName w:val="Times New Roman"/>
    <w:charset w:val="01"/>
    <w:family w:val="roman"/>
    <w:pitch w:val="variable"/>
  </w:font>
  <w:font w:name="SimSun">
    <w:altName w:val="宋体"/>
    <w:panose1 w:val="02010600030101010101"/>
    <w:charset w:val="86"/>
    <w:family w:val="auto"/>
    <w:pitch w:val="variable"/>
    <w:sig w:usb0="00000203" w:usb1="288F0000" w:usb2="00000016" w:usb3="00000000" w:csb0="00040001" w:csb1="00000000"/>
  </w:font>
  <w:font w:name="Mangal">
    <w:panose1 w:val="02040503050203030202"/>
    <w:charset w:val="01"/>
    <w:family w:val="roman"/>
    <w:pitch w:val="variable"/>
    <w:sig w:usb0="0000A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E330D" w:rsidRDefault="005E330D" w14:paraId="3343AA2A" w14:textId="77777777">
      <w:pPr>
        <w:spacing w:after="0" w:line="240" w:lineRule="auto"/>
      </w:pPr>
      <w:r>
        <w:separator/>
      </w:r>
    </w:p>
  </w:footnote>
  <w:footnote w:type="continuationSeparator" w:id="0">
    <w:p w:rsidR="005E330D" w:rsidRDefault="005E330D" w14:paraId="500EFF51"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6783443"/>
      <w:docPartObj>
        <w:docPartGallery w:val="Page Numbers (Top of Page)"/>
        <w:docPartUnique/>
      </w:docPartObj>
    </w:sdtPr>
    <w:sdtEndPr/>
    <w:sdtContent>
      <w:p w:rsidR="0012694B" w:rsidRDefault="005E330D" w14:paraId="3694AE25" w14:textId="77777777">
        <w:pPr>
          <w:pStyle w:val="Header"/>
          <w:rPr>
            <w:rFonts w:ascii="Times New Roman" w:hAnsi="Times New Roman"/>
            <w:sz w:val="24"/>
            <w:szCs w:val="24"/>
          </w:rPr>
        </w:pPr>
        <w:r>
          <w:rPr>
            <w:rFonts w:ascii="Times New Roman" w:hAnsi="Times New Roman"/>
            <w:sz w:val="24"/>
            <w:szCs w:val="24"/>
          </w:rPr>
          <w:fldChar w:fldCharType="begin"/>
        </w:r>
        <w:r>
          <w:rPr>
            <w:rFonts w:ascii="Times New Roman" w:hAnsi="Times New Roman"/>
            <w:sz w:val="24"/>
            <w:szCs w:val="24"/>
          </w:rPr>
          <w:instrText xml:space="preserve"> PAGE </w:instrText>
        </w:r>
        <w:r>
          <w:rPr>
            <w:rFonts w:ascii="Times New Roman" w:hAnsi="Times New Roman"/>
            <w:sz w:val="24"/>
            <w:szCs w:val="24"/>
          </w:rPr>
          <w:fldChar w:fldCharType="separate"/>
        </w:r>
        <w:r>
          <w:rPr>
            <w:rFonts w:ascii="Times New Roman" w:hAnsi="Times New Roman"/>
            <w:sz w:val="24"/>
            <w:szCs w:val="24"/>
          </w:rPr>
          <w:t>0</w:t>
        </w:r>
        <w:r>
          <w:rPr>
            <w:rFonts w:ascii="Times New Roman" w:hAnsi="Times New Roman"/>
            <w:sz w:val="24"/>
            <w:szCs w:val="24"/>
          </w:rPr>
          <w:fldChar w:fldCharType="end"/>
        </w:r>
      </w:p>
    </w:sdtContent>
  </w:sdt>
  <w:p w:rsidR="0012694B" w:rsidRDefault="0012694B" w14:paraId="00E98E3F" w14:textId="77777777">
    <w:pPr>
      <w:spacing w:after="0" w:line="240"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0195478"/>
      <w:docPartObj>
        <w:docPartGallery w:val="Page Numbers (Top of Page)"/>
        <w:docPartUnique/>
      </w:docPartObj>
    </w:sdtPr>
    <w:sdtEndPr/>
    <w:sdtContent>
      <w:p w:rsidR="0012694B" w:rsidRDefault="005E330D" w14:paraId="53BFA76E" w14:textId="77777777">
        <w:pPr>
          <w:pStyle w:val="Header"/>
          <w:jc w:val="right"/>
        </w:pPr>
        <w:r>
          <w:rPr>
            <w:rFonts w:ascii="Times New Roman" w:hAnsi="Times New Roman"/>
            <w:sz w:val="24"/>
            <w:szCs w:val="24"/>
          </w:rPr>
          <w:fldChar w:fldCharType="begin"/>
        </w:r>
        <w:r>
          <w:rPr>
            <w:rFonts w:ascii="Times New Roman" w:hAnsi="Times New Roman"/>
            <w:sz w:val="24"/>
            <w:szCs w:val="24"/>
          </w:rPr>
          <w:instrText xml:space="preserve"> PAGE </w:instrText>
        </w:r>
        <w:r>
          <w:rPr>
            <w:rFonts w:ascii="Times New Roman" w:hAnsi="Times New Roman"/>
            <w:sz w:val="24"/>
            <w:szCs w:val="24"/>
          </w:rPr>
          <w:fldChar w:fldCharType="separate"/>
        </w:r>
        <w:r>
          <w:rPr>
            <w:rFonts w:ascii="Times New Roman" w:hAnsi="Times New Roman"/>
            <w:sz w:val="24"/>
            <w:szCs w:val="24"/>
          </w:rPr>
          <w:t>0</w:t>
        </w:r>
        <w:r>
          <w:rPr>
            <w:rFonts w:ascii="Times New Roman" w:hAnsi="Times New Roman"/>
            <w:sz w:val="24"/>
            <w:szCs w:val="24"/>
          </w:rPr>
          <w:fldChar w:fldCharType="end"/>
        </w:r>
      </w:p>
    </w:sdtContent>
  </w:sdt>
  <w:p w:rsidR="0012694B" w:rsidRDefault="0012694B" w14:paraId="7A870C39" w14:textId="77777777">
    <w:pPr>
      <w:spacing w:after="0" w:line="240"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2694B" w:rsidRDefault="0012694B" w14:paraId="00520B2C" w14:textId="77777777">
    <w:pPr>
      <w:spacing w:after="0" w:line="240" w:lineRule="auto"/>
      <w:ind w:left="0" w:firstLine="0"/>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2694B" w:rsidRDefault="0012694B" w14:paraId="54BB4ED3" w14:textId="77777777">
    <w:pPr>
      <w:spacing w:after="0" w:line="240" w:lineRule="auto"/>
      <w:ind w:left="0" w:firstLine="0"/>
      <w:jc w:val="left"/>
    </w:pPr>
  </w:p>
  <w:p w:rsidR="0012694B" w:rsidRDefault="005E330D" w14:paraId="30CBE44C" w14:textId="77777777">
    <w:pPr>
      <w:spacing w:after="0" w:line="240" w:lineRule="auto"/>
      <w:ind w:left="0" w:firstLine="0"/>
      <w:jc w:val="left"/>
    </w:pPr>
    <w: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0719511"/>
      <w:docPartObj>
        <w:docPartGallery w:val="Page Numbers (Top of Page)"/>
        <w:docPartUnique/>
      </w:docPartObj>
    </w:sdtPr>
    <w:sdtEndPr/>
    <w:sdtContent>
      <w:p w:rsidR="0012694B" w:rsidRDefault="005E330D" w14:paraId="7D5911FC" w14:textId="77777777">
        <w:pPr>
          <w:pStyle w:val="Header"/>
          <w:jc w:val="right"/>
        </w:pPr>
        <w:r>
          <w:rPr>
            <w:rFonts w:ascii="Times New Roman" w:hAnsi="Times New Roman"/>
          </w:rPr>
          <w:fldChar w:fldCharType="begin"/>
        </w:r>
        <w:r>
          <w:rPr>
            <w:rFonts w:ascii="Times New Roman" w:hAnsi="Times New Roman"/>
          </w:rPr>
          <w:instrText xml:space="preserve"> PAGE </w:instrText>
        </w:r>
        <w:r>
          <w:rPr>
            <w:rFonts w:ascii="Times New Roman" w:hAnsi="Times New Roman"/>
          </w:rPr>
          <w:fldChar w:fldCharType="separate"/>
        </w:r>
        <w:r>
          <w:rPr>
            <w:rFonts w:ascii="Times New Roman" w:hAnsi="Times New Roman"/>
          </w:rPr>
          <w:t>13</w:t>
        </w:r>
        <w:r>
          <w:rPr>
            <w:rFonts w:ascii="Times New Roman" w:hAnsi="Times New Roman"/>
          </w:rPr>
          <w:fldChar w:fldCharType="end"/>
        </w:r>
      </w:p>
    </w:sdtContent>
  </w:sdt>
  <w:p w:rsidR="0012694B" w:rsidRDefault="0012694B" w14:paraId="5D13DF11" w14:textId="77777777">
    <w:pPr>
      <w:spacing w:after="0" w:line="240" w:lineRule="auto"/>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2694B" w:rsidRDefault="0012694B" w14:paraId="5993954C"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0">
    <w:nsid w:val="64433d15"/>
    <w:multiLevelType xmlns:w="http://schemas.openxmlformats.org/wordprocessingml/2006/main" w:val="hybridMultilevel"/>
    <w:lvl xmlns:w="http://schemas.openxmlformats.org/wordprocessingml/2006/main" w:ilvl="0">
      <w:start w:val="1"/>
      <w:numFmt w:val="lowerLetter"/>
      <w:lvlText w:val="%1 "/>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10B931EE"/>
    <w:multiLevelType w:val="multilevel"/>
    <w:tmpl w:val="69D6A3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26EB4540"/>
    <w:multiLevelType w:val="multilevel"/>
    <w:tmpl w:val="87C639FA"/>
    <w:lvl w:ilvl="0">
      <w:start w:val="1"/>
      <w:numFmt w:val="lowerLetter"/>
      <w:lvlText w:val="%1 "/>
      <w:lvlJc w:val="left"/>
      <w:pPr>
        <w:ind w:left="1287" w:hanging="360"/>
      </w:pPr>
      <w:rPr>
        <w:rFonts w:hint="default"/>
      </w:rPr>
    </w:lvl>
    <w:lvl w:ilvl="1">
      <w:start w:val="1"/>
      <w:numFmt w:val="lowerLetter"/>
      <w:lvlText w:val="%2."/>
      <w:lvlJc w:val="left"/>
      <w:pPr>
        <w:tabs>
          <w:tab w:val="num" w:pos="0"/>
        </w:tabs>
        <w:ind w:left="2007" w:hanging="360"/>
      </w:pPr>
    </w:lvl>
    <w:lvl w:ilvl="2">
      <w:start w:val="1"/>
      <w:numFmt w:val="lowerRoman"/>
      <w:lvlText w:val="%3."/>
      <w:lvlJc w:val="right"/>
      <w:pPr>
        <w:tabs>
          <w:tab w:val="num" w:pos="0"/>
        </w:tabs>
        <w:ind w:left="2727" w:hanging="180"/>
      </w:pPr>
    </w:lvl>
    <w:lvl w:ilvl="3">
      <w:start w:val="1"/>
      <w:numFmt w:val="decimal"/>
      <w:lvlText w:val="%4."/>
      <w:lvlJc w:val="left"/>
      <w:pPr>
        <w:tabs>
          <w:tab w:val="num" w:pos="0"/>
        </w:tabs>
        <w:ind w:left="3447" w:hanging="360"/>
      </w:pPr>
    </w:lvl>
    <w:lvl w:ilvl="4">
      <w:start w:val="1"/>
      <w:numFmt w:val="lowerLetter"/>
      <w:lvlText w:val="%5."/>
      <w:lvlJc w:val="left"/>
      <w:pPr>
        <w:tabs>
          <w:tab w:val="num" w:pos="0"/>
        </w:tabs>
        <w:ind w:left="4167" w:hanging="360"/>
      </w:pPr>
    </w:lvl>
    <w:lvl w:ilvl="5">
      <w:start w:val="1"/>
      <w:numFmt w:val="lowerRoman"/>
      <w:lvlText w:val="%6."/>
      <w:lvlJc w:val="right"/>
      <w:pPr>
        <w:tabs>
          <w:tab w:val="num" w:pos="0"/>
        </w:tabs>
        <w:ind w:left="4887" w:hanging="180"/>
      </w:pPr>
    </w:lvl>
    <w:lvl w:ilvl="6">
      <w:start w:val="1"/>
      <w:numFmt w:val="decimal"/>
      <w:lvlText w:val="%7."/>
      <w:lvlJc w:val="left"/>
      <w:pPr>
        <w:tabs>
          <w:tab w:val="num" w:pos="0"/>
        </w:tabs>
        <w:ind w:left="5607" w:hanging="360"/>
      </w:pPr>
    </w:lvl>
    <w:lvl w:ilvl="7">
      <w:start w:val="1"/>
      <w:numFmt w:val="lowerLetter"/>
      <w:lvlText w:val="%8."/>
      <w:lvlJc w:val="left"/>
      <w:pPr>
        <w:tabs>
          <w:tab w:val="num" w:pos="0"/>
        </w:tabs>
        <w:ind w:left="6327" w:hanging="360"/>
      </w:pPr>
    </w:lvl>
    <w:lvl w:ilvl="8">
      <w:start w:val="1"/>
      <w:numFmt w:val="lowerRoman"/>
      <w:lvlText w:val="%9."/>
      <w:lvlJc w:val="right"/>
      <w:pPr>
        <w:tabs>
          <w:tab w:val="num" w:pos="0"/>
        </w:tabs>
        <w:ind w:left="7047" w:hanging="180"/>
      </w:pPr>
    </w:lvl>
  </w:abstractNum>
  <w:abstractNum w:abstractNumId="2" w15:restartNumberingAfterBreak="0">
    <w:nsid w:val="29A55E4A"/>
    <w:multiLevelType w:val="multilevel"/>
    <w:tmpl w:val="E9F603D8"/>
    <w:lvl w:ilvl="0">
      <w:start w:val="1"/>
      <w:numFmt w:val="decimal"/>
      <w:pStyle w:val="JudulBabdenganNomo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465E4034"/>
    <w:multiLevelType w:val="multilevel"/>
    <w:tmpl w:val="BE52EDC2"/>
    <w:lvl w:ilvl="0">
      <w:start w:val="1"/>
      <w:numFmt w:val="lowerLetter"/>
      <w:lvlText w:val="%1)"/>
      <w:lvlJc w:val="left"/>
      <w:pPr>
        <w:tabs>
          <w:tab w:val="num" w:pos="0"/>
        </w:tabs>
        <w:ind w:left="1287" w:hanging="360"/>
      </w:pPr>
    </w:lvl>
    <w:lvl w:ilvl="1">
      <w:start w:val="1"/>
      <w:numFmt w:val="lowerLetter"/>
      <w:lvlText w:val="%2."/>
      <w:lvlJc w:val="left"/>
      <w:pPr>
        <w:tabs>
          <w:tab w:val="num" w:pos="0"/>
        </w:tabs>
        <w:ind w:left="2007" w:hanging="360"/>
      </w:pPr>
    </w:lvl>
    <w:lvl w:ilvl="2">
      <w:start w:val="1"/>
      <w:numFmt w:val="lowerRoman"/>
      <w:lvlText w:val="%3."/>
      <w:lvlJc w:val="right"/>
      <w:pPr>
        <w:tabs>
          <w:tab w:val="num" w:pos="0"/>
        </w:tabs>
        <w:ind w:left="2727" w:hanging="180"/>
      </w:pPr>
    </w:lvl>
    <w:lvl w:ilvl="3">
      <w:start w:val="1"/>
      <w:numFmt w:val="decimal"/>
      <w:lvlText w:val="%4."/>
      <w:lvlJc w:val="left"/>
      <w:pPr>
        <w:tabs>
          <w:tab w:val="num" w:pos="0"/>
        </w:tabs>
        <w:ind w:left="3447" w:hanging="360"/>
      </w:pPr>
    </w:lvl>
    <w:lvl w:ilvl="4">
      <w:start w:val="1"/>
      <w:numFmt w:val="lowerLetter"/>
      <w:lvlText w:val="%5."/>
      <w:lvlJc w:val="left"/>
      <w:pPr>
        <w:tabs>
          <w:tab w:val="num" w:pos="0"/>
        </w:tabs>
        <w:ind w:left="4167" w:hanging="360"/>
      </w:pPr>
    </w:lvl>
    <w:lvl w:ilvl="5">
      <w:start w:val="1"/>
      <w:numFmt w:val="lowerRoman"/>
      <w:lvlText w:val="%6."/>
      <w:lvlJc w:val="right"/>
      <w:pPr>
        <w:tabs>
          <w:tab w:val="num" w:pos="0"/>
        </w:tabs>
        <w:ind w:left="4887" w:hanging="180"/>
      </w:pPr>
    </w:lvl>
    <w:lvl w:ilvl="6">
      <w:start w:val="1"/>
      <w:numFmt w:val="decimal"/>
      <w:lvlText w:val="%7."/>
      <w:lvlJc w:val="left"/>
      <w:pPr>
        <w:tabs>
          <w:tab w:val="num" w:pos="0"/>
        </w:tabs>
        <w:ind w:left="5607" w:hanging="360"/>
      </w:pPr>
    </w:lvl>
    <w:lvl w:ilvl="7">
      <w:start w:val="1"/>
      <w:numFmt w:val="lowerLetter"/>
      <w:lvlText w:val="%8."/>
      <w:lvlJc w:val="left"/>
      <w:pPr>
        <w:tabs>
          <w:tab w:val="num" w:pos="0"/>
        </w:tabs>
        <w:ind w:left="6327" w:hanging="360"/>
      </w:pPr>
    </w:lvl>
    <w:lvl w:ilvl="8">
      <w:start w:val="1"/>
      <w:numFmt w:val="lowerRoman"/>
      <w:lvlText w:val="%9."/>
      <w:lvlJc w:val="right"/>
      <w:pPr>
        <w:tabs>
          <w:tab w:val="num" w:pos="0"/>
        </w:tabs>
        <w:ind w:left="7047" w:hanging="180"/>
      </w:pPr>
    </w:lvl>
  </w:abstractNum>
  <w:abstractNum w:abstractNumId="4" w15:restartNumberingAfterBreak="0">
    <w:nsid w:val="4A125BA3"/>
    <w:multiLevelType w:val="multilevel"/>
    <w:tmpl w:val="692AE08E"/>
    <w:lvl w:ilvl="0">
      <w:start w:val="1"/>
      <w:numFmt w:val="lowerLetter"/>
      <w:pStyle w:val="Heading4"/>
      <w:lvlText w:val="%1 "/>
      <w:lvlJc w:val="left"/>
      <w:pPr>
        <w:ind w:left="720" w:hanging="360"/>
      </w:pPr>
      <w:rPr>
        <w:rFonts w:hint="default" w:ascii="Times New Roman" w:hAnsi="Times New Roman" w:cs="Times New Roman"/>
        <w:b w:val="0"/>
        <w:bCs w:val="0"/>
        <w:i w:val="0"/>
        <w:iCs w:val="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52571FED"/>
    <w:multiLevelType w:val="multilevel"/>
    <w:tmpl w:val="EB70DAB4"/>
    <w:lvl w:ilvl="0">
      <w:start w:val="1"/>
      <w:numFmt w:val="lowerLetter"/>
      <w:lvlText w:val="%1)"/>
      <w:lvlJc w:val="left"/>
      <w:pPr>
        <w:tabs>
          <w:tab w:val="num" w:pos="710"/>
        </w:tabs>
        <w:ind w:left="710" w:hanging="360"/>
      </w:pPr>
    </w:lvl>
    <w:lvl w:ilvl="1">
      <w:start w:val="1"/>
      <w:numFmt w:val="decimal"/>
      <w:lvlText w:val="%2."/>
      <w:lvlJc w:val="left"/>
      <w:pPr>
        <w:tabs>
          <w:tab w:val="num" w:pos="1070"/>
        </w:tabs>
        <w:ind w:left="1070" w:hanging="360"/>
      </w:pPr>
    </w:lvl>
    <w:lvl w:ilvl="2">
      <w:start w:val="1"/>
      <w:numFmt w:val="decimal"/>
      <w:lvlText w:val="%3."/>
      <w:lvlJc w:val="left"/>
      <w:pPr>
        <w:tabs>
          <w:tab w:val="num" w:pos="1430"/>
        </w:tabs>
        <w:ind w:left="1430" w:hanging="360"/>
      </w:pPr>
    </w:lvl>
    <w:lvl w:ilvl="3">
      <w:start w:val="1"/>
      <w:numFmt w:val="decimal"/>
      <w:lvlText w:val="%4."/>
      <w:lvlJc w:val="left"/>
      <w:pPr>
        <w:tabs>
          <w:tab w:val="num" w:pos="1790"/>
        </w:tabs>
        <w:ind w:left="1790" w:hanging="360"/>
      </w:pPr>
    </w:lvl>
    <w:lvl w:ilvl="4">
      <w:start w:val="1"/>
      <w:numFmt w:val="decimal"/>
      <w:lvlText w:val="%5."/>
      <w:lvlJc w:val="left"/>
      <w:pPr>
        <w:tabs>
          <w:tab w:val="num" w:pos="2150"/>
        </w:tabs>
        <w:ind w:left="2150" w:hanging="360"/>
      </w:pPr>
    </w:lvl>
    <w:lvl w:ilvl="5">
      <w:start w:val="1"/>
      <w:numFmt w:val="decimal"/>
      <w:lvlText w:val="%6."/>
      <w:lvlJc w:val="left"/>
      <w:pPr>
        <w:tabs>
          <w:tab w:val="num" w:pos="2510"/>
        </w:tabs>
        <w:ind w:left="2510" w:hanging="360"/>
      </w:pPr>
    </w:lvl>
    <w:lvl w:ilvl="6">
      <w:start w:val="1"/>
      <w:numFmt w:val="decimal"/>
      <w:lvlText w:val="%7."/>
      <w:lvlJc w:val="left"/>
      <w:pPr>
        <w:tabs>
          <w:tab w:val="num" w:pos="2870"/>
        </w:tabs>
        <w:ind w:left="2870" w:hanging="360"/>
      </w:pPr>
    </w:lvl>
    <w:lvl w:ilvl="7">
      <w:start w:val="1"/>
      <w:numFmt w:val="decimal"/>
      <w:lvlText w:val="%8."/>
      <w:lvlJc w:val="left"/>
      <w:pPr>
        <w:tabs>
          <w:tab w:val="num" w:pos="3230"/>
        </w:tabs>
        <w:ind w:left="3230" w:hanging="360"/>
      </w:pPr>
    </w:lvl>
    <w:lvl w:ilvl="8">
      <w:start w:val="1"/>
      <w:numFmt w:val="decimal"/>
      <w:lvlText w:val="%9."/>
      <w:lvlJc w:val="left"/>
      <w:pPr>
        <w:tabs>
          <w:tab w:val="num" w:pos="3590"/>
        </w:tabs>
        <w:ind w:left="3590" w:hanging="360"/>
      </w:pPr>
    </w:lvl>
  </w:abstractNum>
  <w:abstractNum w:abstractNumId="6" w15:restartNumberingAfterBreak="0">
    <w:nsid w:val="52DA320A"/>
    <w:multiLevelType w:val="multilevel"/>
    <w:tmpl w:val="C804C3BA"/>
    <w:lvl w:ilvl="0">
      <w:start w:val="1"/>
      <w:numFmt w:val="lowerLetter"/>
      <w:lvlText w:val="%1)"/>
      <w:lvlJc w:val="left"/>
      <w:pPr>
        <w:tabs>
          <w:tab w:val="num" w:pos="710"/>
        </w:tabs>
        <w:ind w:left="710" w:hanging="360"/>
      </w:pPr>
    </w:lvl>
    <w:lvl w:ilvl="1">
      <w:start w:val="1"/>
      <w:numFmt w:val="decimal"/>
      <w:lvlText w:val="%2."/>
      <w:lvlJc w:val="left"/>
      <w:pPr>
        <w:tabs>
          <w:tab w:val="num" w:pos="1070"/>
        </w:tabs>
        <w:ind w:left="1070" w:hanging="360"/>
      </w:pPr>
    </w:lvl>
    <w:lvl w:ilvl="2">
      <w:start w:val="1"/>
      <w:numFmt w:val="decimal"/>
      <w:lvlText w:val="%3."/>
      <w:lvlJc w:val="left"/>
      <w:pPr>
        <w:tabs>
          <w:tab w:val="num" w:pos="1430"/>
        </w:tabs>
        <w:ind w:left="1430" w:hanging="360"/>
      </w:pPr>
    </w:lvl>
    <w:lvl w:ilvl="3">
      <w:start w:val="1"/>
      <w:numFmt w:val="decimal"/>
      <w:lvlText w:val="%4."/>
      <w:lvlJc w:val="left"/>
      <w:pPr>
        <w:tabs>
          <w:tab w:val="num" w:pos="1790"/>
        </w:tabs>
        <w:ind w:left="1790" w:hanging="360"/>
      </w:pPr>
    </w:lvl>
    <w:lvl w:ilvl="4">
      <w:start w:val="1"/>
      <w:numFmt w:val="decimal"/>
      <w:lvlText w:val="%5."/>
      <w:lvlJc w:val="left"/>
      <w:pPr>
        <w:tabs>
          <w:tab w:val="num" w:pos="2150"/>
        </w:tabs>
        <w:ind w:left="2150" w:hanging="360"/>
      </w:pPr>
    </w:lvl>
    <w:lvl w:ilvl="5">
      <w:start w:val="1"/>
      <w:numFmt w:val="decimal"/>
      <w:lvlText w:val="%6."/>
      <w:lvlJc w:val="left"/>
      <w:pPr>
        <w:tabs>
          <w:tab w:val="num" w:pos="2510"/>
        </w:tabs>
        <w:ind w:left="2510" w:hanging="360"/>
      </w:pPr>
    </w:lvl>
    <w:lvl w:ilvl="6">
      <w:start w:val="1"/>
      <w:numFmt w:val="decimal"/>
      <w:lvlText w:val="%7."/>
      <w:lvlJc w:val="left"/>
      <w:pPr>
        <w:tabs>
          <w:tab w:val="num" w:pos="2870"/>
        </w:tabs>
        <w:ind w:left="2870" w:hanging="360"/>
      </w:pPr>
    </w:lvl>
    <w:lvl w:ilvl="7">
      <w:start w:val="1"/>
      <w:numFmt w:val="decimal"/>
      <w:lvlText w:val="%8."/>
      <w:lvlJc w:val="left"/>
      <w:pPr>
        <w:tabs>
          <w:tab w:val="num" w:pos="3230"/>
        </w:tabs>
        <w:ind w:left="3230" w:hanging="360"/>
      </w:pPr>
    </w:lvl>
    <w:lvl w:ilvl="8">
      <w:start w:val="1"/>
      <w:numFmt w:val="decimal"/>
      <w:lvlText w:val="%9."/>
      <w:lvlJc w:val="left"/>
      <w:pPr>
        <w:tabs>
          <w:tab w:val="num" w:pos="3590"/>
        </w:tabs>
        <w:ind w:left="3590" w:hanging="360"/>
      </w:pPr>
    </w:lvl>
  </w:abstractNum>
  <w:abstractNum w:abstractNumId="7" w15:restartNumberingAfterBreak="0">
    <w:nsid w:val="646E2CEA"/>
    <w:multiLevelType w:val="hybridMultilevel"/>
    <w:tmpl w:val="B6068B16"/>
    <w:lvl w:ilvl="0" w:tplc="255C9622">
      <w:start w:val="1"/>
      <w:numFmt w:val="lowerLetter"/>
      <w:lvlText w:val="%1 "/>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8" w15:restartNumberingAfterBreak="0">
    <w:nsid w:val="67C010D3"/>
    <w:multiLevelType w:val="multilevel"/>
    <w:tmpl w:val="67E4356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77DA35A8"/>
    <w:multiLevelType w:val="multilevel"/>
    <w:tmpl w:val="7EB09E9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1">
    <w:abstractNumId w:val="10"/>
  </w:num>
  <w:num w:numId="1" w16cid:durableId="1495149303">
    <w:abstractNumId w:val="4"/>
  </w:num>
  <w:num w:numId="2" w16cid:durableId="692074107">
    <w:abstractNumId w:val="9"/>
  </w:num>
  <w:num w:numId="3" w16cid:durableId="1894652001">
    <w:abstractNumId w:val="2"/>
  </w:num>
  <w:num w:numId="4" w16cid:durableId="1237472461">
    <w:abstractNumId w:val="8"/>
  </w:num>
  <w:num w:numId="5" w16cid:durableId="409234389">
    <w:abstractNumId w:val="3"/>
  </w:num>
  <w:num w:numId="6" w16cid:durableId="1630621234">
    <w:abstractNumId w:val="5"/>
  </w:num>
  <w:num w:numId="7" w16cid:durableId="846215691">
    <w:abstractNumId w:val="6"/>
  </w:num>
  <w:num w:numId="8" w16cid:durableId="879704587">
    <w:abstractNumId w:val="0"/>
  </w:num>
  <w:num w:numId="9" w16cid:durableId="1597320686">
    <w:abstractNumId w:val="1"/>
  </w:num>
  <w:num w:numId="10" w16cid:durableId="1029378037">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onymous">
    <w15:presenceInfo w15:providerId="None" w15:userId="anonymous"/>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mirrorMargins/>
  <w:trackRevisions w:val="false"/>
  <w:defaultTabStop w:val="720"/>
  <w:autoHyphenation/>
  <w:hyphenationZone w:val="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A2NbQwNrG0sDAxMjdS0lEKTi0uzszPAykwrQUA0JncbCwAAAA="/>
  </w:docVars>
  <w:rsids>
    <w:rsidRoot w:val="0012694B"/>
    <w:rsid w:val="0012694B"/>
    <w:rsid w:val="00320946"/>
    <w:rsid w:val="005C4CC5"/>
    <w:rsid w:val="005E330D"/>
    <w:rsid w:val="00613781"/>
    <w:rsid w:val="00660BD1"/>
    <w:rsid w:val="008367BE"/>
    <w:rsid w:val="00872298"/>
    <w:rsid w:val="009A4C0F"/>
    <w:rsid w:val="00CE1171"/>
    <w:rsid w:val="0222690F"/>
    <w:rsid w:val="04B4D032"/>
    <w:rsid w:val="072EBAE6"/>
    <w:rsid w:val="09C382A5"/>
    <w:rsid w:val="0DAEFB43"/>
    <w:rsid w:val="100A2FA8"/>
    <w:rsid w:val="12525F35"/>
    <w:rsid w:val="12ECE31D"/>
    <w:rsid w:val="14433838"/>
    <w:rsid w:val="172FD2DA"/>
    <w:rsid w:val="191E89DC"/>
    <w:rsid w:val="1B7BBD61"/>
    <w:rsid w:val="1BA80249"/>
    <w:rsid w:val="1C477D15"/>
    <w:rsid w:val="216B840E"/>
    <w:rsid w:val="2253E4A7"/>
    <w:rsid w:val="22589F60"/>
    <w:rsid w:val="22F8A353"/>
    <w:rsid w:val="2C106F43"/>
    <w:rsid w:val="2C2BC691"/>
    <w:rsid w:val="308DCD46"/>
    <w:rsid w:val="32077BD4"/>
    <w:rsid w:val="33537B5F"/>
    <w:rsid w:val="33A7D532"/>
    <w:rsid w:val="368C1127"/>
    <w:rsid w:val="373D8DCD"/>
    <w:rsid w:val="392D7C65"/>
    <w:rsid w:val="3A9B5552"/>
    <w:rsid w:val="3B46A219"/>
    <w:rsid w:val="3BD59A26"/>
    <w:rsid w:val="3C06D757"/>
    <w:rsid w:val="3DC54BDF"/>
    <w:rsid w:val="42AAB30D"/>
    <w:rsid w:val="4428311E"/>
    <w:rsid w:val="44BEB4A5"/>
    <w:rsid w:val="482AE920"/>
    <w:rsid w:val="48840446"/>
    <w:rsid w:val="4E95AA07"/>
    <w:rsid w:val="505B9AD5"/>
    <w:rsid w:val="5253300D"/>
    <w:rsid w:val="582909DE"/>
    <w:rsid w:val="61A1405E"/>
    <w:rsid w:val="6A16EFC2"/>
    <w:rsid w:val="6D468F4B"/>
    <w:rsid w:val="6F927F44"/>
    <w:rsid w:val="71A89ABC"/>
    <w:rsid w:val="77D60DF7"/>
    <w:rsid w:val="794739C7"/>
    <w:rsid w:val="79A5B60C"/>
    <w:rsid w:val="79AD71C4"/>
    <w:rsid w:val="79E914A0"/>
    <w:rsid w:val="7A20BF49"/>
    <w:rsid w:val="7A3D7D4C"/>
    <w:rsid w:val="7BAD966F"/>
    <w:rsid w:val="7C3DAAEE"/>
    <w:rsid w:val="7CCC68AA"/>
    <w:rsid w:val="7CDA2D93"/>
    <w:rsid w:val="7D7479C5"/>
    <w:rsid w:val="7EC80211"/>
    <w:rsid w:val="7F02CEB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B66A973"/>
  <w15:docId w15:val="{99505003-0026-164A-819F-819F177F597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3FFC48A7"/>
    <w:pPr>
      <w:spacing w:after="15" w:line="276" w:lineRule="auto"/>
      <w:ind w:left="-5" w:hanging="10"/>
      <w:jc w:val="both"/>
    </w:pPr>
    <w:rPr>
      <w:rFonts w:ascii="Times New Roman" w:hAnsi="Times New Roman" w:eastAsia="Times New Roman" w:cs="Times New Roman"/>
      <w:color w:val="000000" w:themeColor="text1"/>
      <w:sz w:val="24"/>
      <w:szCs w:val="24"/>
      <w:lang w:val="id-ID"/>
    </w:rPr>
  </w:style>
  <w:style w:type="paragraph" w:styleId="Heading1">
    <w:name w:val="heading 1"/>
    <w:next w:val="Normal"/>
    <w:link w:val="Heading1Char"/>
    <w:uiPriority w:val="9"/>
    <w:unhideWhenUsed/>
    <w:qFormat/>
    <w:rsid w:val="00C71AB1"/>
    <w:pPr>
      <w:keepNext/>
      <w:keepLines/>
      <w:spacing w:before="240" w:after="240"/>
      <w:jc w:val="center"/>
      <w:outlineLvl w:val="0"/>
    </w:pPr>
    <w:rPr>
      <w:rFonts w:ascii="Times New Roman" w:hAnsi="Times New Roman" w:eastAsia="Times New Roman" w:cs="Times New Roman"/>
      <w:b/>
      <w:color w:val="000000"/>
      <w:sz w:val="28"/>
    </w:rPr>
  </w:style>
  <w:style w:type="paragraph" w:styleId="Heading2">
    <w:name w:val="heading 2"/>
    <w:next w:val="Normal"/>
    <w:link w:val="Heading2Char"/>
    <w:uiPriority w:val="9"/>
    <w:unhideWhenUsed/>
    <w:qFormat/>
    <w:rsid w:val="00C71AB1"/>
    <w:pPr>
      <w:keepNext/>
      <w:keepLines/>
      <w:spacing w:before="240" w:after="120"/>
      <w:jc w:val="center"/>
      <w:outlineLvl w:val="1"/>
    </w:pPr>
    <w:rPr>
      <w:rFonts w:ascii="Times New Roman" w:hAnsi="Times New Roman" w:eastAsia="Times New Roman" w:cs="Times New Roman"/>
      <w:b/>
      <w:color w:val="000000"/>
      <w:sz w:val="24"/>
    </w:rPr>
  </w:style>
  <w:style w:type="paragraph" w:styleId="Heading3">
    <w:name w:val="heading 3"/>
    <w:basedOn w:val="Normal"/>
    <w:next w:val="Normal"/>
    <w:link w:val="Heading3Char"/>
    <w:uiPriority w:val="9"/>
    <w:unhideWhenUsed/>
    <w:qFormat/>
    <w:rsid w:val="3FFC48A7"/>
    <w:pPr>
      <w:outlineLvl w:val="2"/>
    </w:pPr>
    <w:rPr>
      <w:rFonts w:asciiTheme="minorHAnsi" w:hAnsiTheme="minorHAnsi" w:eastAsiaTheme="minorEastAsia" w:cstheme="minorBidi"/>
      <w:i/>
      <w:iCs/>
    </w:rPr>
  </w:style>
  <w:style w:type="paragraph" w:styleId="Heading4">
    <w:name w:val="heading 4"/>
    <w:basedOn w:val="ListParagraph"/>
    <w:next w:val="Normal"/>
    <w:link w:val="Heading4Char"/>
    <w:uiPriority w:val="9"/>
    <w:unhideWhenUsed/>
    <w:qFormat/>
    <w:rsid w:val="3670BEEF"/>
    <w:pPr>
      <w:numPr>
        <w:numId w:val="1"/>
      </w:numPr>
      <w:spacing w:before="240" w:after="240"/>
      <w:contextualSpacing w:val="0"/>
      <w:outlineLvl w:val="3"/>
    </w:pPr>
    <w:rPr>
      <w:rFonts w:asciiTheme="minorHAnsi" w:hAnsiTheme="minorHAnsi"/>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qFormat/>
    <w:rsid w:val="00C71AB1"/>
    <w:rPr>
      <w:rFonts w:ascii="Times New Roman" w:hAnsi="Times New Roman" w:eastAsia="Times New Roman" w:cs="Times New Roman"/>
      <w:b/>
      <w:color w:val="000000"/>
      <w:sz w:val="28"/>
    </w:rPr>
  </w:style>
  <w:style w:type="character" w:styleId="Heading2Char" w:customStyle="1">
    <w:name w:val="Heading 2 Char"/>
    <w:basedOn w:val="DefaultParagraphFont"/>
    <w:link w:val="Heading2"/>
    <w:uiPriority w:val="9"/>
    <w:qFormat/>
    <w:rsid w:val="00C71AB1"/>
    <w:rPr>
      <w:rFonts w:ascii="Times New Roman" w:hAnsi="Times New Roman" w:eastAsia="Times New Roman" w:cs="Times New Roman"/>
      <w:b/>
      <w:color w:val="000000"/>
      <w:sz w:val="24"/>
    </w:rPr>
  </w:style>
  <w:style w:type="character" w:styleId="ParagrafChar" w:customStyle="1">
    <w:name w:val="Paragraf Char"/>
    <w:link w:val="Paragraf"/>
    <w:uiPriority w:val="1"/>
    <w:qFormat/>
    <w:rsid w:val="00371E48"/>
    <w:rPr>
      <w:rFonts w:ascii="Times New Roman" w:hAnsi="Times New Roman" w:eastAsia="MS Mincho" w:cs="Arial"/>
      <w:sz w:val="24"/>
      <w:szCs w:val="24"/>
      <w:lang w:val="id-ID"/>
    </w:rPr>
  </w:style>
  <w:style w:type="character" w:styleId="FooterChar" w:customStyle="1">
    <w:name w:val="Footer Char"/>
    <w:basedOn w:val="DefaultParagraphFont"/>
    <w:link w:val="Footer"/>
    <w:uiPriority w:val="99"/>
    <w:qFormat/>
    <w:rsid w:val="00762A9C"/>
    <w:rPr>
      <w:rFonts w:ascii="Times New Roman" w:hAnsi="Times New Roman" w:eastAsia="Times New Roman" w:cs="Times New Roman"/>
      <w:color w:val="000000"/>
      <w:sz w:val="24"/>
    </w:rPr>
  </w:style>
  <w:style w:type="character" w:styleId="HeaderChar" w:customStyle="1">
    <w:name w:val="Header Char"/>
    <w:basedOn w:val="DefaultParagraphFont"/>
    <w:link w:val="Header"/>
    <w:uiPriority w:val="99"/>
    <w:qFormat/>
    <w:rsid w:val="00762A9C"/>
    <w:rPr>
      <w:rFonts w:cs="Times New Roman" w:eastAsiaTheme="minorEastAsia"/>
    </w:rPr>
  </w:style>
  <w:style w:type="character" w:styleId="JudulBabdenganNomorChar" w:customStyle="1">
    <w:name w:val="Judul Bab dengan Nomor Char"/>
    <w:basedOn w:val="DefaultParagraphFont"/>
    <w:link w:val="JudulBabdenganNomor"/>
    <w:qFormat/>
    <w:rsid w:val="008272BA"/>
    <w:rPr>
      <w:rFonts w:ascii="Times New Roman" w:hAnsi="Times New Roman" w:eastAsiaTheme="majorEastAsia" w:cstheme="majorBidi"/>
      <w:b/>
      <w:bCs/>
      <w:sz w:val="28"/>
      <w:szCs w:val="28"/>
      <w:lang w:eastAsia="ja-JP"/>
    </w:rPr>
  </w:style>
  <w:style w:type="character" w:styleId="DaftarPustakaChar" w:customStyle="1">
    <w:name w:val="Daftar Pustaka Char"/>
    <w:basedOn w:val="DefaultParagraphFont"/>
    <w:link w:val="DaftarPustaka"/>
    <w:qFormat/>
    <w:rsid w:val="00F304EA"/>
    <w:rPr>
      <w:rFonts w:ascii="Times New Roman" w:hAnsi="Times New Roman" w:cs="Times New Roman" w:eastAsiaTheme="minorEastAsia"/>
      <w:sz w:val="24"/>
      <w:szCs w:val="24"/>
      <w:lang w:eastAsia="ja-JP"/>
    </w:rPr>
  </w:style>
  <w:style w:type="character" w:styleId="Heading3Char" w:customStyle="1">
    <w:name w:val="Heading 3 Char"/>
    <w:link w:val="Heading3"/>
    <w:uiPriority w:val="9"/>
    <w:qFormat/>
    <w:rsid w:val="3FFC48A7"/>
    <w:rPr>
      <w:rFonts w:asciiTheme="minorHAnsi" w:hAnsiTheme="minorHAnsi" w:eastAsiaTheme="minorEastAsia" w:cstheme="minorBidi"/>
      <w:i/>
      <w:iCs/>
    </w:rPr>
  </w:style>
  <w:style w:type="character" w:styleId="Heading4Char" w:customStyle="1">
    <w:name w:val="Heading 4 Char"/>
    <w:link w:val="Heading4"/>
    <w:uiPriority w:val="9"/>
    <w:qFormat/>
    <w:rsid w:val="3670BEEF"/>
    <w:rPr>
      <w:rFonts w:asciiTheme="minorHAnsi" w:hAnsiTheme="minorHAnsi"/>
      <w:i w:val="0"/>
      <w:iCs w:val="0"/>
      <w:sz w:val="24"/>
      <w:szCs w:val="24"/>
      <w:lang w:val="id-ID"/>
    </w:rPr>
  </w:style>
  <w:style w:type="character" w:styleId="Hyperlink">
    <w:name w:val="Hyperlink"/>
    <w:basedOn w:val="DefaultParagraphFont"/>
    <w:uiPriority w:val="99"/>
    <w:unhideWhenUsed/>
    <w:rsid w:val="3FFC48A7"/>
    <w:rPr>
      <w:color w:val="467886"/>
      <w:u w:val="single"/>
    </w:rPr>
  </w:style>
  <w:style w:type="character" w:styleId="CommentReference">
    <w:name w:val="annotation reference"/>
    <w:basedOn w:val="DefaultParagraphFont"/>
    <w:uiPriority w:val="99"/>
    <w:semiHidden/>
    <w:unhideWhenUsed/>
    <w:qFormat/>
    <w:rsid w:val="004E7C76"/>
    <w:rPr>
      <w:sz w:val="16"/>
      <w:szCs w:val="16"/>
    </w:rPr>
  </w:style>
  <w:style w:type="character" w:styleId="CommentTextChar" w:customStyle="1">
    <w:name w:val="Comment Text Char"/>
    <w:basedOn w:val="DefaultParagraphFont"/>
    <w:link w:val="CommentText"/>
    <w:uiPriority w:val="99"/>
    <w:semiHidden/>
    <w:qFormat/>
    <w:rsid w:val="004E7C76"/>
    <w:rPr>
      <w:rFonts w:ascii="Times New Roman" w:hAnsi="Times New Roman" w:eastAsia="Times New Roman" w:cs="Times New Roman"/>
      <w:color w:val="000000" w:themeColor="text1"/>
      <w:sz w:val="20"/>
      <w:szCs w:val="20"/>
      <w:lang w:val="id-ID"/>
    </w:rPr>
  </w:style>
  <w:style w:type="character" w:styleId="CommentSubjectChar" w:customStyle="1">
    <w:name w:val="Comment Subject Char"/>
    <w:basedOn w:val="CommentTextChar"/>
    <w:link w:val="CommentSubject"/>
    <w:uiPriority w:val="99"/>
    <w:semiHidden/>
    <w:qFormat/>
    <w:rsid w:val="004E7C76"/>
    <w:rPr>
      <w:rFonts w:ascii="Times New Roman" w:hAnsi="Times New Roman" w:eastAsia="Times New Roman" w:cs="Times New Roman"/>
      <w:b/>
      <w:bCs/>
      <w:color w:val="000000" w:themeColor="text1"/>
      <w:sz w:val="20"/>
      <w:szCs w:val="20"/>
      <w:lang w:val="id-ID"/>
    </w:rPr>
  </w:style>
  <w:style w:type="character" w:styleId="Emphasis">
    <w:name w:val="Emphasis"/>
    <w:basedOn w:val="DefaultParagraphFont"/>
    <w:uiPriority w:val="20"/>
    <w:qFormat/>
    <w:rsid w:val="00650F7B"/>
    <w:rPr>
      <w:i/>
      <w:iCs/>
    </w:rPr>
  </w:style>
  <w:style w:type="character" w:styleId="LineNumber">
    <w:name w:val="line number"/>
  </w:style>
  <w:style w:type="character" w:styleId="Strong">
    <w:name w:val="Strong"/>
    <w:qFormat/>
    <w:rPr>
      <w:b/>
      <w:bCs/>
    </w:rPr>
  </w:style>
  <w:style w:type="character" w:styleId="NumberingSymbols" w:customStyle="1">
    <w:name w:val="Numbering Symbols"/>
    <w:qFormat/>
  </w:style>
  <w:style w:type="paragraph" w:styleId="Heading" w:customStyle="1">
    <w:name w:val="Heading"/>
    <w:basedOn w:val="Normal"/>
    <w:next w:val="BodyText"/>
    <w:qFormat/>
    <w:pPr>
      <w:keepNext/>
      <w:spacing w:before="240" w:after="120"/>
    </w:pPr>
    <w:rPr>
      <w:rFonts w:ascii="Liberation Sans" w:hAnsi="Liberation Sans" w:eastAsia="Noto Sans CJK SC" w:cs="Noto Sans Devanagari"/>
      <w:sz w:val="28"/>
      <w:szCs w:val="28"/>
    </w:rPr>
  </w:style>
  <w:style w:type="paragraph" w:styleId="BodyText">
    <w:name w:val="Body Text"/>
    <w:basedOn w:val="Normal"/>
    <w:pPr>
      <w:spacing w:after="140"/>
    </w:pPr>
  </w:style>
  <w:style w:type="paragraph" w:styleId="List">
    <w:name w:val="List"/>
    <w:basedOn w:val="BodyText"/>
    <w:rPr>
      <w:rFonts w:cs="Noto Sans Devanagari"/>
    </w:rPr>
  </w:style>
  <w:style w:type="paragraph" w:styleId="Caption">
    <w:name w:val="caption"/>
    <w:basedOn w:val="Normal"/>
    <w:next w:val="Normal"/>
    <w:uiPriority w:val="35"/>
    <w:unhideWhenUsed/>
    <w:qFormat/>
    <w:rsid w:val="3FFC48A7"/>
    <w:pPr>
      <w:spacing w:before="60" w:after="200"/>
      <w:ind w:left="567" w:hanging="567"/>
      <w:jc w:val="left"/>
    </w:pPr>
    <w:rPr>
      <w:rFonts w:eastAsiaTheme="minorEastAsia" w:cstheme="minorBidi"/>
      <w:lang w:eastAsia="ja-JP"/>
    </w:rPr>
  </w:style>
  <w:style w:type="paragraph" w:styleId="Index" w:customStyle="1">
    <w:name w:val="Index"/>
    <w:basedOn w:val="Normal"/>
    <w:qFormat/>
    <w:pPr>
      <w:suppressLineNumbers/>
    </w:pPr>
    <w:rPr>
      <w:rFonts w:cs="Noto Sans Devanagari"/>
    </w:rPr>
  </w:style>
  <w:style w:type="paragraph" w:styleId="Standard" w:customStyle="1">
    <w:name w:val="Standard"/>
    <w:qFormat/>
    <w:rsid w:val="004948BA"/>
    <w:pPr>
      <w:widowControl w:val="0"/>
      <w:textAlignment w:val="baseline"/>
    </w:pPr>
    <w:rPr>
      <w:rFonts w:ascii="Liberation Serif" w:hAnsi="Liberation Serif" w:eastAsia="SimSun" w:cs="Mangal"/>
      <w:kern w:val="2"/>
      <w:sz w:val="24"/>
      <w:szCs w:val="24"/>
      <w:lang w:val="id-ID" w:eastAsia="zh-CN" w:bidi="hi-IN"/>
    </w:rPr>
  </w:style>
  <w:style w:type="paragraph" w:styleId="Textbody" w:customStyle="1">
    <w:name w:val="Text body"/>
    <w:basedOn w:val="Standard"/>
    <w:qFormat/>
    <w:rsid w:val="004948BA"/>
    <w:pPr>
      <w:spacing w:after="140" w:line="288" w:lineRule="auto"/>
    </w:pPr>
  </w:style>
  <w:style w:type="paragraph" w:styleId="TableContents" w:customStyle="1">
    <w:name w:val="Table Contents"/>
    <w:basedOn w:val="Standard"/>
    <w:qFormat/>
    <w:rsid w:val="004948BA"/>
    <w:pPr>
      <w:suppressLineNumbers/>
    </w:pPr>
  </w:style>
  <w:style w:type="paragraph" w:styleId="Paragraf" w:customStyle="1">
    <w:name w:val="Paragraf"/>
    <w:basedOn w:val="Normal"/>
    <w:link w:val="ParagrafChar"/>
    <w:uiPriority w:val="1"/>
    <w:qFormat/>
    <w:rsid w:val="00371E48"/>
    <w:pPr>
      <w:spacing w:after="0" w:line="240" w:lineRule="auto"/>
      <w:ind w:left="0" w:firstLine="567"/>
    </w:pPr>
    <w:rPr>
      <w:rFonts w:eastAsia="MS Mincho" w:cs="Arial"/>
    </w:rPr>
  </w:style>
  <w:style w:type="paragraph" w:styleId="Default" w:customStyle="1">
    <w:name w:val="Default"/>
    <w:qFormat/>
    <w:rsid w:val="001A749F"/>
    <w:rPr>
      <w:rFonts w:ascii="Times New Roman" w:hAnsi="Times New Roman" w:eastAsia="Times New Roman" w:cs="Times New Roman"/>
      <w:color w:val="000000"/>
      <w:sz w:val="24"/>
      <w:szCs w:val="24"/>
    </w:rPr>
  </w:style>
  <w:style w:type="paragraph" w:styleId="NormalWeb">
    <w:name w:val="Normal (Web)"/>
    <w:basedOn w:val="Normal"/>
    <w:uiPriority w:val="99"/>
    <w:unhideWhenUsed/>
    <w:qFormat/>
    <w:rsid w:val="3FFC48A7"/>
    <w:pPr>
      <w:spacing w:beforeAutospacing="1" w:afterAutospacing="1"/>
      <w:ind w:left="0" w:firstLine="0"/>
      <w:jc w:val="left"/>
    </w:pPr>
    <w:rPr>
      <w:lang w:val="en-ID" w:eastAsia="en-ID"/>
    </w:rPr>
  </w:style>
  <w:style w:type="paragraph" w:styleId="ListParagraph">
    <w:name w:val="List Paragraph"/>
    <w:basedOn w:val="Normal"/>
    <w:uiPriority w:val="34"/>
    <w:qFormat/>
    <w:rsid w:val="3FFC48A7"/>
    <w:pPr>
      <w:spacing w:after="0"/>
      <w:ind w:left="720" w:firstLine="567"/>
      <w:contextualSpacing/>
    </w:pPr>
    <w:rPr>
      <w:rFonts w:eastAsiaTheme="minorEastAsia" w:cstheme="minorBidi"/>
      <w:lang w:eastAsia="ja-JP"/>
    </w:rPr>
  </w:style>
  <w:style w:type="paragraph" w:styleId="JudulBabdenganNomor" w:customStyle="1">
    <w:name w:val="Judul Bab dengan Nomor"/>
    <w:basedOn w:val="Heading1"/>
    <w:link w:val="JudulBabdenganNomorChar"/>
    <w:qFormat/>
    <w:rsid w:val="00770055"/>
    <w:pPr>
      <w:numPr>
        <w:numId w:val="3"/>
      </w:numPr>
      <w:spacing w:after="480"/>
      <w:ind w:left="340" w:hanging="340"/>
    </w:pPr>
    <w:rPr>
      <w:rFonts w:eastAsiaTheme="majorEastAsia" w:cstheme="majorBidi"/>
      <w:bCs/>
      <w:color w:val="auto"/>
      <w:szCs w:val="28"/>
      <w:lang w:eastAsia="ja-JP"/>
    </w:rPr>
  </w:style>
  <w:style w:type="paragraph" w:styleId="HeaderandFooter" w:customStyle="1">
    <w:name w:val="Header and Footer"/>
    <w:basedOn w:val="Normal"/>
    <w:qFormat/>
  </w:style>
  <w:style w:type="paragraph" w:styleId="Footer">
    <w:name w:val="footer"/>
    <w:basedOn w:val="Normal"/>
    <w:link w:val="FooterChar"/>
    <w:uiPriority w:val="99"/>
    <w:unhideWhenUsed/>
    <w:rsid w:val="3FFC48A7"/>
    <w:pPr>
      <w:tabs>
        <w:tab w:val="center" w:pos="4680"/>
        <w:tab w:val="right" w:pos="9360"/>
      </w:tabs>
      <w:spacing w:after="0"/>
    </w:pPr>
  </w:style>
  <w:style w:type="paragraph" w:styleId="Header">
    <w:name w:val="header"/>
    <w:basedOn w:val="Normal"/>
    <w:link w:val="HeaderChar"/>
    <w:uiPriority w:val="99"/>
    <w:unhideWhenUsed/>
    <w:rsid w:val="3FFC48A7"/>
    <w:pPr>
      <w:tabs>
        <w:tab w:val="center" w:pos="4680"/>
        <w:tab w:val="right" w:pos="9360"/>
      </w:tabs>
      <w:spacing w:after="0"/>
      <w:ind w:left="0" w:firstLine="0"/>
      <w:jc w:val="left"/>
    </w:pPr>
    <w:rPr>
      <w:rFonts w:asciiTheme="minorHAnsi" w:hAnsiTheme="minorHAnsi" w:eastAsiaTheme="minorEastAsia"/>
      <w:sz w:val="22"/>
      <w:szCs w:val="22"/>
    </w:rPr>
  </w:style>
  <w:style w:type="paragraph" w:styleId="DaftarPustaka" w:customStyle="1">
    <w:name w:val="Daftar Pustaka"/>
    <w:basedOn w:val="Normal"/>
    <w:link w:val="DaftarPustakaChar"/>
    <w:uiPriority w:val="1"/>
    <w:qFormat/>
    <w:rsid w:val="3FFC48A7"/>
    <w:pPr>
      <w:spacing w:after="0"/>
      <w:ind w:left="284" w:hanging="284"/>
    </w:pPr>
    <w:rPr>
      <w:rFonts w:eastAsiaTheme="minorEastAsia"/>
      <w:lang w:eastAsia="ja-JP"/>
    </w:rPr>
  </w:style>
  <w:style w:type="paragraph" w:styleId="Revision">
    <w:name w:val="Revision"/>
    <w:uiPriority w:val="99"/>
    <w:semiHidden/>
    <w:qFormat/>
    <w:rsid w:val="00492A58"/>
    <w:rPr>
      <w:rFonts w:ascii="Times New Roman" w:hAnsi="Times New Roman" w:eastAsia="Times New Roman" w:cs="Times New Roman"/>
      <w:color w:val="000000" w:themeColor="text1"/>
      <w:sz w:val="24"/>
      <w:szCs w:val="24"/>
      <w:lang w:val="id-ID"/>
    </w:rPr>
  </w:style>
  <w:style w:type="paragraph" w:styleId="CommentText">
    <w:name w:val="annotation text"/>
    <w:basedOn w:val="Normal"/>
    <w:link w:val="CommentTextChar"/>
    <w:uiPriority w:val="99"/>
    <w:semiHidden/>
    <w:unhideWhenUsed/>
    <w:rsid w:val="004E7C76"/>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4E7C76"/>
    <w:rPr>
      <w:b/>
      <w:bCs/>
    </w:rPr>
  </w:style>
  <w:style w:type="paragraph" w:styleId="Comment" w:customStyle="1">
    <w:name w:val="Comment"/>
    <w:basedOn w:val="Normal"/>
    <w:qFormat/>
    <w:pPr>
      <w:spacing w:before="56" w:after="0"/>
      <w:ind w:left="56" w:right="56"/>
    </w:pPr>
    <w:rPr>
      <w:sz w:val="20"/>
      <w:szCs w:val="20"/>
    </w:rPr>
  </w:style>
  <w:style w:type="paragraph" w:styleId="TableHeading" w:customStyle="1">
    <w:name w:val="Table Heading"/>
    <w:basedOn w:val="TableContents"/>
    <w:qFormat/>
    <w:pPr>
      <w:jc w:val="center"/>
    </w:pPr>
    <w:rPr>
      <w:b/>
      <w:bCs/>
    </w:rPr>
  </w:style>
  <w:style w:type="paragraph" w:styleId="BlockQuotation" w:customStyle="1">
    <w:name w:val="Block Quotation"/>
    <w:basedOn w:val="Normal"/>
    <w:qFormat/>
    <w:pPr>
      <w:spacing w:after="283"/>
      <w:ind w:left="567" w:right="567" w:firstLine="0"/>
    </w:pPr>
  </w:style>
  <w:style w:type="table" w:styleId="TableGrid2" w:customStyle="1">
    <w:name w:val="Table Grid2"/>
    <w:basedOn w:val="TableNormal"/>
    <w:uiPriority w:val="59"/>
    <w:rsid w:val="004948BA"/>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TableGrid3" w:customStyle="1">
    <w:name w:val="Table Grid3"/>
    <w:basedOn w:val="TableNormal"/>
    <w:uiPriority w:val="59"/>
    <w:rsid w:val="004948BA"/>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TableGrid">
    <w:name w:val="Table Grid"/>
    <w:basedOn w:val="TableNormal"/>
    <w:uiPriority w:val="59"/>
    <w:rsid w:val="004948BA"/>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aragrafPPKI" w:customStyle="1">
    <w:name w:val="Paragraf PPKI"/>
    <w:basedOn w:val="Paragraf"/>
    <w:qFormat/>
    <w:rsid w:val="00320946"/>
    <w:pPr>
      <w:ind w:left="-10" w:firstLine="577"/>
    </w:pPr>
    <w:rPr>
      <w:rFonts w:eastAsia="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2.xml" Id="rId13" /><Relationship Type="http://schemas.microsoft.com/office/2018/08/relationships/commentsExtensible" Target="commentsExtensible.xml" Id="rId18" /><Relationship Type="http://schemas.openxmlformats.org/officeDocument/2006/relationships/header" Target="header5.xml" Id="rId26"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microsoft.com/office/2016/09/relationships/commentsIds" Target="commentsIds.xml" Id="rId17" /><Relationship Type="http://schemas.openxmlformats.org/officeDocument/2006/relationships/header" Target="header4.xml" Id="rId25" /><Relationship Type="http://schemas.openxmlformats.org/officeDocument/2006/relationships/customXml" Target="../customXml/item2.xml" Id="rId2" /><Relationship Type="http://schemas.microsoft.com/office/2011/relationships/commentsExtended" Target="commentsExtended.xml" Id="rId16" /><Relationship Type="http://schemas.openxmlformats.org/officeDocument/2006/relationships/image" Target="media/image3.png" Id="rId20" /><Relationship Type="http://schemas.microsoft.com/office/2011/relationships/people" Target="people.xm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image" Target="media/image7.png" Id="rId24" /><Relationship Type="http://schemas.openxmlformats.org/officeDocument/2006/relationships/numbering" Target="numbering.xml" Id="rId5" /><Relationship Type="http://schemas.openxmlformats.org/officeDocument/2006/relationships/comments" Target="comments.xml" Id="rId15" /><Relationship Type="http://schemas.openxmlformats.org/officeDocument/2006/relationships/image" Target="media/image6.png" Id="rId23" /><Relationship Type="http://schemas.openxmlformats.org/officeDocument/2006/relationships/fontTable" Target="fontTable.xml" Id="rId28"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3.xml" Id="rId14" /><Relationship Type="http://schemas.openxmlformats.org/officeDocument/2006/relationships/image" Target="media/image5.png" Id="rId22" /><Relationship Type="http://schemas.openxmlformats.org/officeDocument/2006/relationships/header" Target="header6.xml" Id="rId27" /><Relationship Type="http://schemas.openxmlformats.org/officeDocument/2006/relationships/theme" Target="theme/theme1.xml" Id="rId30" /><Relationship Type="http://schemas.openxmlformats.org/officeDocument/2006/relationships/image" Target="/media/image2.jpg" Id="Re955f66a773f4412" /></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6D39354B7105674BA64969E3F0483845" ma:contentTypeVersion="13" ma:contentTypeDescription="Create a new document." ma:contentTypeScope="" ma:versionID="5f33613f6afda6b69246562ef34927a3">
  <xsd:schema xmlns:xsd="http://www.w3.org/2001/XMLSchema" xmlns:xs="http://www.w3.org/2001/XMLSchema" xmlns:p="http://schemas.microsoft.com/office/2006/metadata/properties" xmlns:ns2="c0700cbd-fdbb-4e2e-8ecf-cb8203966c16" xmlns:ns3="a6d7f75a-1c7e-43ea-883a-7033ac9ec55e" targetNamespace="http://schemas.microsoft.com/office/2006/metadata/properties" ma:root="true" ma:fieldsID="f7844f618bbbc70207f296f0d93e22b9" ns2:_="" ns3:_="">
    <xsd:import namespace="c0700cbd-fdbb-4e2e-8ecf-cb8203966c16"/>
    <xsd:import namespace="a6d7f75a-1c7e-43ea-883a-7033ac9ec55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700cbd-fdbb-4e2e-8ecf-cb8203966c1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a99e4c-8af7-4999-bf35-543524c1d80b"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6d7f75a-1c7e-43ea-883a-7033ac9ec55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dee519b-6fa1-40c4-9567-833c8299b8e2}" ma:internalName="TaxCatchAll" ma:showField="CatchAllData" ma:web="a6d7f75a-1c7e-43ea-883a-7033ac9ec55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a6d7f75a-1c7e-43ea-883a-7033ac9ec55e" xsi:nil="true"/>
    <lcf76f155ced4ddcb4097134ff3c332f xmlns="c0700cbd-fdbb-4e2e-8ecf-cb8203966c1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DCE3C27-5178-4FAD-92A0-AA8B74B36C05}">
  <ds:schemaRefs>
    <ds:schemaRef ds:uri="http://schemas.openxmlformats.org/officeDocument/2006/bibliography"/>
  </ds:schemaRefs>
</ds:datastoreItem>
</file>

<file path=customXml/itemProps2.xml><?xml version="1.0" encoding="utf-8"?>
<ds:datastoreItem xmlns:ds="http://schemas.openxmlformats.org/officeDocument/2006/customXml" ds:itemID="{01C2673A-903C-4D1A-AD09-F1E272843A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700cbd-fdbb-4e2e-8ecf-cb8203966c16"/>
    <ds:schemaRef ds:uri="a6d7f75a-1c7e-43ea-883a-7033ac9ec5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C3E1C47-C236-47F1-B7CD-430CF3A52189}">
  <ds:schemaRefs>
    <ds:schemaRef ds:uri="http://schemas.microsoft.com/sharepoint/v3/contenttype/forms"/>
  </ds:schemaRefs>
</ds:datastoreItem>
</file>

<file path=customXml/itemProps4.xml><?xml version="1.0" encoding="utf-8"?>
<ds:datastoreItem xmlns:ds="http://schemas.openxmlformats.org/officeDocument/2006/customXml" ds:itemID="{17FC554C-2081-4850-A455-D90FC1737280}">
  <ds:schemaRefs>
    <ds:schemaRef ds:uri="http://schemas.microsoft.com/office/2006/metadata/properties"/>
    <ds:schemaRef ds:uri="http://schemas.microsoft.com/office/infopath/2007/PartnerControls"/>
    <ds:schemaRef ds:uri="a6d7f75a-1c7e-43ea-883a-7033ac9ec55e"/>
    <ds:schemaRef ds:uri="c0700cbd-fdbb-4e2e-8ecf-cb8203966c16"/>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Fahmi Ihsan</lastModifiedBy>
  <revision>3</revision>
  <dcterms:created xsi:type="dcterms:W3CDTF">2025-07-15T01:20:00.0000000Z</dcterms:created>
  <dcterms:modified xsi:type="dcterms:W3CDTF">2025-07-15T02:45:51.1871550Z</dcterms:modified>
</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2024-12-15T01:56:00Z</dcterms:created>
  <dc:creator>Fiqhri Mulianda Putra</dc:creator>
  <dc:description/>
  <dc:language>en-US</dc:language>
  <cp:lastModifiedBy/>
  <cp:lastPrinted>2025-07-11T14:21:20Z</cp:lastPrinted>
  <dcterms:modified xsi:type="dcterms:W3CDTF">2025-07-11T15:35:32Z</dcterms:modified>
  <cp:revision>38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0x0101006D39354B7105674BA64969E3F0483845</vt:lpwstr>
  </property>
  <property fmtid="{D5CDD505-2E9C-101B-9397-08002B2CF9AE}" pid="3" name="MediaServiceImageTags">
    <vt:lpwstr/>
  </property>
</Properties>
</file>